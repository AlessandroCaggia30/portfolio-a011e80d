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0844" w14:textId="77777777" w:rsidR="004E6F1D" w:rsidRDefault="004E6F1D" w:rsidP="0084569D">
      <w:pPr>
        <w:pStyle w:val="ImagePlaceholder"/>
        <w:spacing w:before="48" w:after="48"/>
      </w:pPr>
    </w:p>
    <w:p w14:paraId="2F72F53E" w14:textId="77777777" w:rsidR="004E6F1D" w:rsidRDefault="004E6F1D" w:rsidP="0084569D">
      <w:pPr>
        <w:pStyle w:val="ImagePlaceholder"/>
        <w:spacing w:before="48" w:after="48"/>
      </w:pPr>
    </w:p>
    <w:p w14:paraId="68370B83" w14:textId="77777777" w:rsidR="004E6F1D" w:rsidRDefault="004E6F1D" w:rsidP="0084569D">
      <w:pPr>
        <w:pStyle w:val="ImagePlaceholder"/>
        <w:spacing w:before="48" w:after="48"/>
      </w:pPr>
    </w:p>
    <w:p w14:paraId="22C17F14" w14:textId="77777777" w:rsidR="004E6F1D" w:rsidRDefault="004E6F1D" w:rsidP="0084569D">
      <w:pPr>
        <w:pStyle w:val="ImagePlaceholder"/>
        <w:spacing w:before="48" w:after="48"/>
      </w:pPr>
    </w:p>
    <w:p w14:paraId="7434D79D" w14:textId="77777777" w:rsidR="004E6F1D" w:rsidRDefault="004E6F1D" w:rsidP="0084569D">
      <w:pPr>
        <w:pStyle w:val="ImagePlaceholder"/>
        <w:spacing w:before="48" w:after="48"/>
      </w:pPr>
    </w:p>
    <w:p w14:paraId="2A408877" w14:textId="77777777" w:rsidR="004E6F1D" w:rsidRDefault="004E6F1D" w:rsidP="0084569D">
      <w:pPr>
        <w:pStyle w:val="ImagePlaceholder"/>
        <w:spacing w:before="48" w:after="48"/>
      </w:pPr>
    </w:p>
    <w:p w14:paraId="08BFFC66" w14:textId="77777777" w:rsidR="004E6F1D" w:rsidRDefault="004E6F1D" w:rsidP="0084569D">
      <w:pPr>
        <w:pStyle w:val="ImagePlaceholder"/>
        <w:spacing w:before="48" w:after="48"/>
      </w:pPr>
    </w:p>
    <w:p w14:paraId="48428D40" w14:textId="77777777" w:rsidR="004E6F1D" w:rsidRDefault="004E6F1D" w:rsidP="0084569D">
      <w:pPr>
        <w:pStyle w:val="ImagePlaceholder"/>
        <w:spacing w:before="48" w:after="48"/>
      </w:pPr>
    </w:p>
    <w:p w14:paraId="3C31B2EE" w14:textId="77777777" w:rsidR="004E6F1D" w:rsidRDefault="004E6F1D" w:rsidP="0084569D">
      <w:pPr>
        <w:pStyle w:val="ImagePlaceholder"/>
        <w:spacing w:before="48" w:after="48"/>
      </w:pPr>
    </w:p>
    <w:p w14:paraId="59AA36C4" w14:textId="77777777" w:rsidR="004E6F1D" w:rsidRDefault="004E6F1D" w:rsidP="0084569D">
      <w:pPr>
        <w:pStyle w:val="ImagePlaceholder"/>
        <w:spacing w:before="48" w:after="48"/>
      </w:pPr>
    </w:p>
    <w:p w14:paraId="7203E307" w14:textId="77777777" w:rsidR="004E6F1D" w:rsidRDefault="004E6F1D" w:rsidP="0084569D">
      <w:pPr>
        <w:pStyle w:val="ImagePlaceholder"/>
        <w:spacing w:before="48" w:after="48"/>
      </w:pPr>
    </w:p>
    <w:p w14:paraId="1A297DFA" w14:textId="77777777" w:rsidR="004E6F1D" w:rsidRDefault="004E6F1D" w:rsidP="0084569D">
      <w:pPr>
        <w:pStyle w:val="ImagePlaceholder"/>
        <w:spacing w:before="48" w:after="48"/>
      </w:pPr>
    </w:p>
    <w:p w14:paraId="44D2B204" w14:textId="77777777" w:rsidR="004E6F1D" w:rsidRDefault="004E6F1D" w:rsidP="0084569D">
      <w:pPr>
        <w:pStyle w:val="ImagePlaceholder"/>
        <w:spacing w:before="48" w:after="48"/>
      </w:pPr>
    </w:p>
    <w:p w14:paraId="62042741" w14:textId="77777777" w:rsidR="004E6F1D" w:rsidRDefault="004E6F1D" w:rsidP="0084569D">
      <w:pPr>
        <w:pStyle w:val="ImagePlaceholder"/>
        <w:spacing w:before="48" w:after="48"/>
      </w:pPr>
    </w:p>
    <w:p w14:paraId="5462E6B7" w14:textId="77777777" w:rsidR="004E6F1D" w:rsidRDefault="004E6F1D" w:rsidP="0084569D">
      <w:pPr>
        <w:pStyle w:val="ImagePlaceholder"/>
        <w:spacing w:before="48" w:after="48"/>
      </w:pPr>
    </w:p>
    <w:p w14:paraId="7139EF37" w14:textId="77777777" w:rsidR="004E6F1D" w:rsidRDefault="004E6F1D" w:rsidP="0084569D">
      <w:pPr>
        <w:pStyle w:val="ImagePlaceholder"/>
        <w:spacing w:before="48" w:after="48"/>
      </w:pPr>
    </w:p>
    <w:p w14:paraId="569B1108" w14:textId="77777777" w:rsidR="004E6F1D" w:rsidRDefault="004E6F1D" w:rsidP="0084569D">
      <w:pPr>
        <w:pStyle w:val="ImagePlaceholder"/>
        <w:spacing w:before="48" w:after="48"/>
      </w:pPr>
    </w:p>
    <w:p w14:paraId="15E94A15" w14:textId="77777777" w:rsidR="004E6F1D" w:rsidRDefault="004E6F1D" w:rsidP="0084569D">
      <w:pPr>
        <w:pStyle w:val="ImagePlaceholder"/>
        <w:spacing w:before="48" w:after="48"/>
      </w:pPr>
    </w:p>
    <w:p w14:paraId="31CBC9DE" w14:textId="77777777" w:rsidR="004E6F1D" w:rsidRDefault="004E6F1D" w:rsidP="0084569D">
      <w:pPr>
        <w:pStyle w:val="ImagePlaceholder"/>
        <w:spacing w:before="48" w:after="48"/>
      </w:pPr>
    </w:p>
    <w:p w14:paraId="720C1300" w14:textId="77777777" w:rsidR="004E6F1D" w:rsidRDefault="004E6F1D" w:rsidP="0084569D">
      <w:pPr>
        <w:pStyle w:val="ImagePlaceholder"/>
        <w:spacing w:before="48" w:after="48"/>
      </w:pPr>
    </w:p>
    <w:p w14:paraId="5441E088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3F18C6C4" wp14:editId="66010D9E">
                <wp:simplePos x="0" y="0"/>
                <wp:positionH relativeFrom="column">
                  <wp:posOffset>-266065</wp:posOffset>
                </wp:positionH>
                <wp:positionV relativeFrom="paragraph">
                  <wp:posOffset>-961390</wp:posOffset>
                </wp:positionV>
                <wp:extent cx="7851140" cy="1090295"/>
                <wp:effectExtent l="0" t="0" r="0" b="190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09029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0B4B" w14:textId="001360E8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4B00B5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Eu Budget</w:t>
                            </w:r>
                          </w:p>
                          <w:p w14:paraId="0E801BC8" w14:textId="43343535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9B506F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EEP 1</w:t>
                            </w:r>
                            <w:r w:rsidR="00F76ACA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8C6C4" id="Rectangle 1" o:spid="_x0000_s1026" alt="&quot;&quot;" style="position:absolute;left:0;text-align:left;margin-left:-20.95pt;margin-top:-75.7pt;width:618.2pt;height:85.8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" fillcolor="#e5d2c2 [1301]" stroked="f" strokeweight="1pt">
                <v:textbox>
                  <w:txbxContent>
                    <w:p w14:paraId="58AA0B4B" w14:textId="001360E8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4B00B5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Eu Budget</w:t>
                      </w:r>
                    </w:p>
                    <w:p w14:paraId="0E801BC8" w14:textId="43343535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9B506F">
                        <w:rPr>
                          <w:rFonts w:ascii="Garamond" w:hAnsi="Garamond"/>
                          <w:sz w:val="28"/>
                          <w:szCs w:val="40"/>
                        </w:rPr>
                        <w:t>EEP 1</w:t>
                      </w:r>
                      <w:r w:rsidR="00F76ACA">
                        <w:rPr>
                          <w:rFonts w:ascii="Garamond" w:hAnsi="Garamond"/>
                          <w:sz w:val="28"/>
                          <w:szCs w:val="40"/>
                        </w:rPr>
                        <w:t>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0BD1C51" w14:textId="77777777" w:rsidR="004E6F1D" w:rsidRDefault="004E6F1D" w:rsidP="004E6F1D">
      <w:pPr>
        <w:pStyle w:val="ImagePlaceholder"/>
        <w:spacing w:before="48" w:after="48"/>
        <w:ind w:left="0"/>
      </w:pPr>
    </w:p>
    <w:p w14:paraId="6F3E1E0D" w14:textId="6BB7996F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90"/>
        <w:gridCol w:w="9284"/>
      </w:tblGrid>
      <w:tr w:rsidR="00BC3A30" w14:paraId="3D621AAD" w14:textId="77777777" w:rsidTr="00782B03">
        <w:trPr>
          <w:trHeight w:val="2038"/>
        </w:trPr>
        <w:tc>
          <w:tcPr>
            <w:tcW w:w="1890" w:type="dxa"/>
          </w:tcPr>
          <w:p w14:paraId="3D13D434" w14:textId="3181A303" w:rsidR="004E6F1D" w:rsidRPr="000B41D5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0B41D5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403260" w:rsidRPr="000B41D5">
              <w:rPr>
                <w:rFonts w:ascii="Garamond" w:hAnsi="Garamond"/>
                <w:color w:val="C00000"/>
                <w:sz w:val="16"/>
                <w:szCs w:val="16"/>
              </w:rPr>
              <w:t>EU Budget</w:t>
            </w:r>
          </w:p>
          <w:p w14:paraId="480FC8D8" w14:textId="4D2AA3EF" w:rsidR="000D7331" w:rsidRPr="000B41D5" w:rsidRDefault="000B0CFC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A. Key info</w:t>
            </w:r>
          </w:p>
          <w:p w14:paraId="63EB15DB" w14:textId="77777777" w:rsidR="00414E22" w:rsidRDefault="00414E22" w:rsidP="00ED02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7271BE" w14:textId="77777777" w:rsidR="000B0CFC" w:rsidRPr="000B41D5" w:rsidRDefault="000B0CFC" w:rsidP="00ED02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2A7AE81" w14:textId="61E133F0" w:rsidR="00414E22" w:rsidRPr="000B41D5" w:rsidRDefault="000B0CFC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</w:t>
            </w:r>
            <w:r w:rsidR="00414E22" w:rsidRPr="000B41D5">
              <w:rPr>
                <w:rFonts w:ascii="Garamond" w:hAnsi="Garamond"/>
                <w:color w:val="FF0000"/>
                <w:sz w:val="16"/>
                <w:szCs w:val="16"/>
              </w:rPr>
              <w:t>. Critics</w:t>
            </w:r>
          </w:p>
          <w:p w14:paraId="245AC2F1" w14:textId="77777777" w:rsidR="000D7331" w:rsidRPr="000B41D5" w:rsidRDefault="000D7331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A21CD46" w14:textId="4469F5E6" w:rsidR="00ED02E8" w:rsidRPr="00ED02E8" w:rsidRDefault="00ED02E8" w:rsidP="00824DD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46A792" w14:textId="5DCCEA44" w:rsidR="00470807" w:rsidRPr="000B41D5" w:rsidRDefault="00470807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727319D" w14:textId="77777777" w:rsidR="000D7331" w:rsidRDefault="000D7331" w:rsidP="00ED02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81BDC36" w14:textId="77777777" w:rsidR="000B0CFC" w:rsidRPr="000B41D5" w:rsidRDefault="000B0CFC" w:rsidP="00ED02E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A74F38" w14:textId="5CBFBE4D" w:rsidR="000D7331" w:rsidRPr="000B41D5" w:rsidRDefault="00470807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0B41D5">
              <w:rPr>
                <w:rFonts w:ascii="Garamond" w:hAnsi="Garamond"/>
                <w:color w:val="FF0000"/>
                <w:sz w:val="16"/>
                <w:szCs w:val="16"/>
              </w:rPr>
              <w:t>E. Rationale</w:t>
            </w:r>
          </w:p>
          <w:p w14:paraId="6E96E27F" w14:textId="77777777" w:rsidR="000D7331" w:rsidRPr="000B41D5" w:rsidRDefault="000D7331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D7C0318" w14:textId="77777777" w:rsidR="000D7331" w:rsidRPr="000B41D5" w:rsidRDefault="000D7331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8F8B36" w14:textId="77777777" w:rsidR="000D7331" w:rsidRPr="000B41D5" w:rsidRDefault="000D7331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DC41C6" w14:textId="77777777" w:rsidR="000D7331" w:rsidRPr="000B41D5" w:rsidRDefault="000D7331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9AF2A9C" w14:textId="77777777" w:rsidR="000D7331" w:rsidRDefault="000D7331" w:rsidP="000B0CF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565947" w14:textId="77777777" w:rsidR="000B0CFC" w:rsidRPr="000B41D5" w:rsidRDefault="000B0CFC" w:rsidP="000B0CF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986809" w14:textId="77777777" w:rsidR="000B0CFC" w:rsidRPr="000B41D5" w:rsidRDefault="000B0CFC" w:rsidP="00F5418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692142" w14:textId="4E07015F" w:rsidR="00470807" w:rsidRPr="000B41D5" w:rsidRDefault="00470807" w:rsidP="000B41D5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0B41D5">
              <w:rPr>
                <w:rFonts w:ascii="Garamond" w:hAnsi="Garamond"/>
                <w:color w:val="FF0000"/>
                <w:sz w:val="16"/>
                <w:szCs w:val="16"/>
              </w:rPr>
              <w:t xml:space="preserve">F. </w:t>
            </w:r>
            <w:proofErr w:type="spellStart"/>
            <w:r w:rsidRPr="000B41D5">
              <w:rPr>
                <w:rFonts w:ascii="Garamond" w:hAnsi="Garamond"/>
                <w:color w:val="FF0000"/>
                <w:sz w:val="16"/>
                <w:szCs w:val="16"/>
              </w:rPr>
              <w:t>Struture</w:t>
            </w:r>
            <w:proofErr w:type="spellEnd"/>
          </w:p>
          <w:p w14:paraId="5FC545C1" w14:textId="68C012A0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0B41D5">
              <w:rPr>
                <w:rFonts w:ascii="Garamond" w:hAnsi="Garamond"/>
                <w:color w:val="0070C0"/>
                <w:sz w:val="16"/>
                <w:szCs w:val="16"/>
              </w:rPr>
              <w:t>a. Multiannual Financial Framework</w:t>
            </w:r>
          </w:p>
          <w:p w14:paraId="5A144D58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41BF8A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E75FCE4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CB60D7F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765929B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8DEAF3B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9EBCB0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E894D31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7CA10E5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49C4F83" w14:textId="77777777" w:rsidR="000B41D5" w:rsidRPr="000B41D5" w:rsidRDefault="000B41D5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D7055AC" w14:textId="77777777" w:rsidR="000B41D5" w:rsidRPr="000B41D5" w:rsidRDefault="000B41D5" w:rsidP="000B0CF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DE5A686" w14:textId="77777777" w:rsidR="00691022" w:rsidRDefault="00691022" w:rsidP="00F974B4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74911B" w14:textId="77777777" w:rsidR="002A1557" w:rsidRDefault="002A1557" w:rsidP="00F974B4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A82E5CB" w14:textId="77777777" w:rsidR="00D94430" w:rsidRDefault="00D94430" w:rsidP="00F974B4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BA60DD" w14:textId="77777777" w:rsidR="00D94430" w:rsidRPr="000B41D5" w:rsidRDefault="00D94430" w:rsidP="00F974B4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03FAD1D" w14:textId="77777777" w:rsidR="000B41D5" w:rsidRDefault="000B41D5" w:rsidP="000B41D5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0B41D5">
              <w:rPr>
                <w:rFonts w:ascii="Garamond" w:hAnsi="Garamond"/>
                <w:color w:val="0070C0"/>
                <w:sz w:val="16"/>
                <w:szCs w:val="16"/>
              </w:rPr>
              <w:t>b. Annual EU Budget</w:t>
            </w:r>
          </w:p>
          <w:p w14:paraId="75825F14" w14:textId="1084296D" w:rsidR="0052687C" w:rsidRDefault="0052687C" w:rsidP="0097025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52687C">
              <w:rPr>
                <w:rFonts w:ascii="Garamond" w:hAnsi="Garamond"/>
                <w:color w:val="00B0F0"/>
                <w:sz w:val="16"/>
                <w:szCs w:val="16"/>
              </w:rPr>
              <w:t>I. Idea</w:t>
            </w:r>
          </w:p>
          <w:p w14:paraId="30B030BA" w14:textId="2375FD13" w:rsidR="0052687C" w:rsidRDefault="0052687C" w:rsidP="0052687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>
              <w:rPr>
                <w:rFonts w:ascii="Garamond" w:hAnsi="Garamond"/>
                <w:color w:val="00B0F0"/>
                <w:sz w:val="16"/>
                <w:szCs w:val="16"/>
              </w:rPr>
              <w:t>II. Procedure</w:t>
            </w:r>
          </w:p>
          <w:p w14:paraId="51840A41" w14:textId="78F06254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  <w:r w:rsidRPr="0052687C">
              <w:rPr>
                <w:rFonts w:ascii="Garamond" w:hAnsi="Garamond"/>
                <w:color w:val="17AA9F"/>
                <w:sz w:val="16"/>
                <w:szCs w:val="16"/>
              </w:rPr>
              <w:t>i. Proposal</w:t>
            </w:r>
          </w:p>
          <w:p w14:paraId="40E5CEED" w14:textId="77777777" w:rsidR="000B0CFC" w:rsidRDefault="000B0CFC" w:rsidP="000B0CF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B6DB092" w14:textId="77777777" w:rsidR="00D94430" w:rsidRPr="0052687C" w:rsidRDefault="00D94430" w:rsidP="000B0CF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A2CD04A" w14:textId="47427D75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  <w:r w:rsidRPr="0052687C">
              <w:rPr>
                <w:rFonts w:ascii="Garamond" w:hAnsi="Garamond"/>
                <w:color w:val="17AA9F"/>
                <w:sz w:val="16"/>
                <w:szCs w:val="16"/>
              </w:rPr>
              <w:t>ii. Adoption</w:t>
            </w:r>
          </w:p>
          <w:p w14:paraId="6C8C0562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62206FAC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7562EC3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65947F43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EFB85D5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45A10AB0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1290DA9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60D1D6CC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A974767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1BB92F73" w14:textId="77777777" w:rsid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892E734" w14:textId="77777777" w:rsidR="00691022" w:rsidRPr="0052687C" w:rsidRDefault="00691022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76BDC89" w14:textId="77777777" w:rsid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57F43C4" w14:textId="77777777" w:rsidR="002A1557" w:rsidRDefault="002A1557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4725F068" w14:textId="77777777" w:rsidR="0097025A" w:rsidRPr="0052687C" w:rsidRDefault="0097025A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DFAAE2F" w14:textId="77777777" w:rsidR="000B0CFC" w:rsidRDefault="000B0CFC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B531DA9" w14:textId="77777777" w:rsidR="00D94430" w:rsidRDefault="00D94430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2331331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76FFBFA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749E476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30AA7336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645E3327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0115A2F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2D0002F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3482A9E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30106F67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568C0778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1605CB3B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E1A9C97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43AAEBC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9A1B736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1A96493" w14:textId="77777777" w:rsidR="00173839" w:rsidRDefault="00173839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2562ACE" w14:textId="77777777" w:rsidR="00D94430" w:rsidRDefault="00D94430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367F05D8" w14:textId="77777777" w:rsidR="00D94430" w:rsidRPr="0052687C" w:rsidRDefault="00D94430" w:rsidP="0052687C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E86B1F2" w14:textId="0B70BA65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  <w:r w:rsidRPr="0052687C">
              <w:rPr>
                <w:rFonts w:ascii="Garamond" w:hAnsi="Garamond"/>
                <w:color w:val="17AA9F"/>
                <w:sz w:val="16"/>
                <w:szCs w:val="16"/>
              </w:rPr>
              <w:t>iii. Execution</w:t>
            </w:r>
          </w:p>
          <w:p w14:paraId="5EBE33C7" w14:textId="77777777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CD7DCDA" w14:textId="25FDD114" w:rsidR="0052687C" w:rsidRP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  <w:r w:rsidRPr="0052687C">
              <w:rPr>
                <w:rFonts w:ascii="Garamond" w:hAnsi="Garamond"/>
                <w:color w:val="17AA9F"/>
                <w:sz w:val="16"/>
                <w:szCs w:val="16"/>
              </w:rPr>
              <w:t>iv. Technical Control</w:t>
            </w:r>
          </w:p>
          <w:p w14:paraId="026D6DA9" w14:textId="77777777" w:rsidR="00F54186" w:rsidRPr="0052687C" w:rsidRDefault="00F54186" w:rsidP="00C167E2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8FEF58B" w14:textId="29169C82" w:rsidR="0052687C" w:rsidRDefault="0052687C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  <w:r w:rsidRPr="0052687C">
              <w:rPr>
                <w:rFonts w:ascii="Garamond" w:hAnsi="Garamond"/>
                <w:color w:val="17AA9F"/>
                <w:sz w:val="16"/>
                <w:szCs w:val="16"/>
              </w:rPr>
              <w:t>v. Political clearing</w:t>
            </w:r>
          </w:p>
          <w:p w14:paraId="5B4DC7CB" w14:textId="77777777" w:rsidR="00C167E2" w:rsidRDefault="00C167E2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E00FA89" w14:textId="77777777" w:rsidR="00C167E2" w:rsidRDefault="00C167E2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1E16B354" w14:textId="77777777" w:rsidR="00C167E2" w:rsidRDefault="00C167E2" w:rsidP="0052687C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E267025" w14:textId="77777777" w:rsidR="00C167E2" w:rsidRDefault="00C167E2" w:rsidP="00302469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13DFC95B" w14:textId="77777777" w:rsidR="00D94430" w:rsidRDefault="00D94430" w:rsidP="00824DD0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26D819B3" w14:textId="77777777" w:rsidR="00D94430" w:rsidRDefault="00D94430" w:rsidP="00824DD0">
            <w:pPr>
              <w:spacing w:before="48" w:after="48"/>
              <w:ind w:left="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0AF3EC90" w14:textId="77777777" w:rsidR="000C7781" w:rsidRDefault="00782B0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82B03">
              <w:rPr>
                <w:rFonts w:ascii="Garamond" w:hAnsi="Garamond"/>
                <w:color w:val="FF0000"/>
                <w:sz w:val="16"/>
                <w:szCs w:val="16"/>
              </w:rPr>
              <w:t>G</w:t>
            </w:r>
            <w:r w:rsidR="00C167E2" w:rsidRPr="00782B03">
              <w:rPr>
                <w:rFonts w:ascii="Garamond" w:hAnsi="Garamond"/>
                <w:color w:val="FF0000"/>
                <w:sz w:val="16"/>
                <w:szCs w:val="16"/>
              </w:rPr>
              <w:t>. Budgetary principles</w:t>
            </w:r>
          </w:p>
          <w:p w14:paraId="3DD2089D" w14:textId="77777777" w:rsidR="00824DD0" w:rsidRDefault="00824DD0" w:rsidP="00824DD0">
            <w:pPr>
              <w:spacing w:before="48" w:after="48"/>
              <w:ind w:left="360"/>
              <w:rPr>
                <w:rFonts w:ascii="Garamond" w:hAnsi="Garamond"/>
                <w:color w:val="17AA9F"/>
                <w:sz w:val="16"/>
                <w:szCs w:val="16"/>
              </w:rPr>
            </w:pPr>
          </w:p>
          <w:p w14:paraId="78862EA1" w14:textId="77777777" w:rsidR="00824DD0" w:rsidRPr="00782B03" w:rsidRDefault="00824DD0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8472EEF" w14:textId="159DEB97" w:rsidR="00824DD0" w:rsidRDefault="00824DD0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895C3A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103123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F7F346A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81855A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31AF7DC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531767D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C78182F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F7B833D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934BEF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A86363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D8D2C08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3A263F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62AAA7" w14:textId="77777777" w:rsidR="0097025A" w:rsidRDefault="0097025A" w:rsidP="000C778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E74DA2" w14:textId="77777777" w:rsidR="0097025A" w:rsidRDefault="0097025A" w:rsidP="00B80A6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A66C18F" w14:textId="2257BE2E" w:rsidR="00824DD0" w:rsidRPr="00782B03" w:rsidRDefault="000C7781" w:rsidP="002A155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H</w:t>
            </w:r>
            <w:r w:rsidR="00824DD0" w:rsidRPr="00782B03">
              <w:rPr>
                <w:rFonts w:ascii="Garamond" w:hAnsi="Garamond"/>
                <w:color w:val="FF0000"/>
                <w:sz w:val="16"/>
                <w:szCs w:val="16"/>
              </w:rPr>
              <w:t>. Expenditures</w:t>
            </w:r>
          </w:p>
          <w:p w14:paraId="299A91BD" w14:textId="77777777" w:rsidR="000C7781" w:rsidRDefault="000C7781" w:rsidP="0097025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3101B7C" w14:textId="77777777" w:rsidR="002A1557" w:rsidRDefault="002A1557" w:rsidP="0097025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D5D60A" w14:textId="40C074C1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0C7781">
              <w:rPr>
                <w:rFonts w:ascii="Garamond" w:hAnsi="Garamond"/>
                <w:color w:val="0070C0"/>
                <w:sz w:val="16"/>
                <w:szCs w:val="16"/>
              </w:rPr>
              <w:t>a. Areas of expenditure</w:t>
            </w:r>
          </w:p>
          <w:p w14:paraId="02965DE0" w14:textId="77777777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95E7841" w14:textId="77777777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E700797" w14:textId="77777777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D2AE7A7" w14:textId="77777777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AB81F4" w14:textId="77777777" w:rsid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092FAB0" w14:textId="77777777" w:rsidR="002A1557" w:rsidRDefault="002A1557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3BC66CA" w14:textId="77777777" w:rsidR="002A1557" w:rsidRDefault="002A1557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F1E0631" w14:textId="77777777" w:rsidR="002A1557" w:rsidRDefault="002A1557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37CEB5B" w14:textId="77777777" w:rsidR="002A1557" w:rsidRDefault="002A1557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B4BB4EF" w14:textId="77777777" w:rsidR="002A1557" w:rsidRDefault="002A1557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9D5FF5A" w14:textId="77777777" w:rsidR="000C7781" w:rsidRDefault="000C7781" w:rsidP="00E62D43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0A7C3D5" w14:textId="77777777" w:rsidR="00691022" w:rsidRPr="000C7781" w:rsidRDefault="00691022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3F7A95" w14:textId="2B3F0210" w:rsidR="000C7781" w:rsidRPr="000C7781" w:rsidRDefault="000C7781" w:rsidP="000C7781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0C7781">
              <w:rPr>
                <w:rFonts w:ascii="Garamond" w:hAnsi="Garamond"/>
                <w:color w:val="0070C0"/>
                <w:sz w:val="16"/>
                <w:szCs w:val="16"/>
              </w:rPr>
              <w:lastRenderedPageBreak/>
              <w:t>b. Evolution of expenditure</w:t>
            </w:r>
          </w:p>
          <w:p w14:paraId="5F77664D" w14:textId="031EBE61" w:rsidR="000C7781" w:rsidRPr="000C7781" w:rsidRDefault="000C7781" w:rsidP="000C778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0C7781">
              <w:rPr>
                <w:rFonts w:ascii="Garamond" w:hAnsi="Garamond"/>
                <w:color w:val="0070C0"/>
                <w:sz w:val="16"/>
                <w:szCs w:val="16"/>
              </w:rPr>
              <w:t xml:space="preserve"> </w:t>
            </w:r>
          </w:p>
          <w:p w14:paraId="77DE6924" w14:textId="77777777" w:rsidR="000D7331" w:rsidRPr="00782B03" w:rsidRDefault="000D7331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A748423" w14:textId="77777777" w:rsidR="000D7331" w:rsidRPr="00782B03" w:rsidRDefault="000D7331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2FE0882" w14:textId="77777777" w:rsidR="000D7331" w:rsidRDefault="000D7331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D6B6D8" w14:textId="77777777" w:rsidR="00782B03" w:rsidRDefault="00782B0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BDCAE71" w14:textId="77777777" w:rsidR="00782B03" w:rsidRDefault="00782B0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D498A7" w14:textId="77777777" w:rsidR="00782B03" w:rsidRDefault="00782B0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0339D5" w14:textId="77777777" w:rsidR="00782B03" w:rsidRDefault="00782B0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54E80C9" w14:textId="77777777" w:rsidR="00782B03" w:rsidRDefault="00782B03" w:rsidP="00B80A6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7F59E3" w14:textId="77777777" w:rsidR="000B4B37" w:rsidRDefault="000B4B37" w:rsidP="00B80A6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D96553C" w14:textId="5C258F80" w:rsidR="00782B03" w:rsidRPr="00782B03" w:rsidRDefault="000C7781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I</w:t>
            </w:r>
            <w:r w:rsidR="00782B03">
              <w:rPr>
                <w:rFonts w:ascii="Garamond" w:hAnsi="Garamond"/>
                <w:color w:val="FF0000"/>
                <w:sz w:val="16"/>
                <w:szCs w:val="16"/>
              </w:rPr>
              <w:t>. Revenues</w:t>
            </w:r>
          </w:p>
          <w:p w14:paraId="76993C3D" w14:textId="77777777" w:rsidR="000D7331" w:rsidRDefault="000D7331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1C0FF3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3ADF49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5AE251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68EA82A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DCB58E7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C4A6F2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0DAD48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00A255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2470C5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C6F24F2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5D53D7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CF0E2E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200753C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A2889F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DE9C6EF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E4B94A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B714A8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134C369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8F0F05E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DDCD019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93B66D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792BC9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D281CD6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A4FA32" w14:textId="77777777" w:rsidR="008574E3" w:rsidRDefault="008574E3" w:rsidP="00CD6CD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227B91" w14:textId="77777777" w:rsidR="00CD6CD5" w:rsidRDefault="00CD6CD5" w:rsidP="00CD6CD5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6F9986" w14:textId="7777777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E99220F" w14:textId="77777777" w:rsidR="00782F0D" w:rsidRDefault="00782F0D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3DE256B" w14:textId="77777777" w:rsidR="006D6836" w:rsidRDefault="006D6836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E4796D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B54E139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5DC88F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3603E0A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460F378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92143C0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496BE3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C69377A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E0F2CBD" w14:textId="77777777" w:rsidR="00644ED2" w:rsidRDefault="00644ED2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65103E" w14:textId="77777777" w:rsidR="008574E3" w:rsidRDefault="008574E3" w:rsidP="009B7D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1031608" w14:textId="77777777" w:rsidR="00411A41" w:rsidRDefault="00411A41" w:rsidP="009B7D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821EDD1" w14:textId="77777777" w:rsidR="00A76687" w:rsidRDefault="00A76687" w:rsidP="009B7D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3B38FC1" w14:textId="77777777" w:rsidR="00A76687" w:rsidRDefault="00A76687" w:rsidP="009B7D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EDD7302" w14:textId="77777777" w:rsidR="00411A41" w:rsidRDefault="00411A41" w:rsidP="009B7D2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92E1C33" w14:textId="77777777" w:rsidR="00A76687" w:rsidRDefault="00A76687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9FD24E3" w14:textId="77777777" w:rsidR="00A76687" w:rsidRDefault="00A76687" w:rsidP="007C4CE7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E5C264B" w14:textId="14C378C7" w:rsidR="008574E3" w:rsidRDefault="008574E3" w:rsidP="00782B03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K. Contributions and benefits: The net Balance</w:t>
            </w:r>
          </w:p>
          <w:p w14:paraId="61155EBE" w14:textId="0AC5A235" w:rsidR="00782F0D" w:rsidRPr="00782F0D" w:rsidRDefault="00782F0D" w:rsidP="00782F0D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782F0D">
              <w:rPr>
                <w:rFonts w:ascii="Garamond" w:hAnsi="Garamond"/>
                <w:color w:val="0070C0"/>
                <w:sz w:val="16"/>
                <w:szCs w:val="16"/>
              </w:rPr>
              <w:t>a. Who benefits more</w:t>
            </w:r>
            <w:r w:rsidR="000161C2">
              <w:rPr>
                <w:rFonts w:ascii="Garamond" w:hAnsi="Garamond"/>
                <w:color w:val="0070C0"/>
                <w:sz w:val="16"/>
                <w:szCs w:val="16"/>
              </w:rPr>
              <w:t>, who less</w:t>
            </w:r>
            <w:r w:rsidRPr="00782F0D">
              <w:rPr>
                <w:rFonts w:ascii="Garamond" w:hAnsi="Garamond"/>
                <w:color w:val="0070C0"/>
                <w:sz w:val="16"/>
                <w:szCs w:val="16"/>
              </w:rPr>
              <w:t>?</w:t>
            </w:r>
          </w:p>
          <w:p w14:paraId="62022423" w14:textId="77777777" w:rsidR="000161C2" w:rsidRDefault="000161C2" w:rsidP="009B7D2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6785EE3" w14:textId="32B11E73" w:rsidR="000161C2" w:rsidRDefault="000161C2" w:rsidP="00782F0D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b. Italy</w:t>
            </w:r>
          </w:p>
          <w:p w14:paraId="0995470E" w14:textId="77777777" w:rsidR="000161C2" w:rsidRPr="00782F0D" w:rsidRDefault="000161C2" w:rsidP="00782F0D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BF7B3E2" w14:textId="77777777" w:rsidR="00782F0D" w:rsidRPr="00782F0D" w:rsidRDefault="00782F0D" w:rsidP="00782F0D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55F6227" w14:textId="77777777" w:rsidR="00782F0D" w:rsidRPr="00782F0D" w:rsidRDefault="00782F0D" w:rsidP="00302469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71A6A91" w14:textId="54B8C4B9" w:rsidR="00782F0D" w:rsidRPr="00782F0D" w:rsidRDefault="000161C2" w:rsidP="00A24B78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>
              <w:rPr>
                <w:rFonts w:ascii="Garamond" w:hAnsi="Garamond"/>
                <w:color w:val="0070C0"/>
                <w:sz w:val="16"/>
                <w:szCs w:val="16"/>
              </w:rPr>
              <w:t>b</w:t>
            </w:r>
            <w:r w:rsidR="00782F0D" w:rsidRPr="00782F0D">
              <w:rPr>
                <w:rFonts w:ascii="Garamond" w:hAnsi="Garamond"/>
                <w:color w:val="0070C0"/>
                <w:sz w:val="16"/>
                <w:szCs w:val="16"/>
              </w:rPr>
              <w:t>. You should not care that much</w:t>
            </w:r>
          </w:p>
          <w:p w14:paraId="18E2B32F" w14:textId="77777777" w:rsidR="00782F0D" w:rsidRDefault="00782F0D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F80046" w14:textId="77777777" w:rsidR="00782F0D" w:rsidRDefault="00782F0D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170508" w14:textId="77777777" w:rsidR="00782F0D" w:rsidRDefault="00782F0D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72C8825" w14:textId="77777777" w:rsidR="002B70A3" w:rsidRDefault="002B70A3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5D0D3A3" w14:textId="77777777" w:rsidR="00CD6CD5" w:rsidRDefault="00CD6CD5" w:rsidP="00782F0D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FFE41AF" w14:textId="75E991C5" w:rsidR="00AB0562" w:rsidRDefault="00AB0562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4C2B41">
              <w:rPr>
                <w:rFonts w:ascii="Garamond" w:hAnsi="Garamond"/>
                <w:color w:val="FF0000"/>
                <w:sz w:val="16"/>
                <w:szCs w:val="16"/>
              </w:rPr>
              <w:t>L. Crit</w:t>
            </w:r>
            <w:r w:rsidR="009B7D21">
              <w:rPr>
                <w:rFonts w:ascii="Garamond" w:hAnsi="Garamond"/>
                <w:color w:val="FF0000"/>
                <w:sz w:val="16"/>
                <w:szCs w:val="16"/>
              </w:rPr>
              <w:t>i</w:t>
            </w:r>
            <w:r w:rsidRPr="004C2B41">
              <w:rPr>
                <w:rFonts w:ascii="Garamond" w:hAnsi="Garamond"/>
                <w:color w:val="FF0000"/>
                <w:sz w:val="16"/>
                <w:szCs w:val="16"/>
              </w:rPr>
              <w:t>c</w:t>
            </w:r>
            <w:r w:rsidR="007414B4" w:rsidRPr="004C2B41">
              <w:rPr>
                <w:rFonts w:ascii="Garamond" w:hAnsi="Garamond"/>
                <w:color w:val="FF0000"/>
                <w:sz w:val="16"/>
                <w:szCs w:val="16"/>
              </w:rPr>
              <w:t>s</w:t>
            </w:r>
          </w:p>
          <w:p w14:paraId="70596C15" w14:textId="77777777" w:rsidR="007414B4" w:rsidRPr="00CD6CD5" w:rsidRDefault="007414B4" w:rsidP="007414B4">
            <w:pPr>
              <w:spacing w:before="48" w:after="48"/>
              <w:ind w:left="28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CD6CD5">
              <w:rPr>
                <w:rFonts w:ascii="Garamond" w:hAnsi="Garamond"/>
                <w:color w:val="0070C0"/>
                <w:sz w:val="16"/>
                <w:szCs w:val="16"/>
              </w:rPr>
              <w:t>a. Equity</w:t>
            </w:r>
          </w:p>
          <w:p w14:paraId="23BC42AA" w14:textId="77777777" w:rsidR="007414B4" w:rsidRDefault="007414B4" w:rsidP="007414B4">
            <w:pPr>
              <w:spacing w:before="48" w:after="48"/>
              <w:ind w:left="28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0EA72CC" w14:textId="77777777" w:rsidR="00F76ACA" w:rsidRPr="00CD6CD5" w:rsidRDefault="00F76ACA" w:rsidP="007414B4">
            <w:pPr>
              <w:spacing w:before="48" w:after="48"/>
              <w:ind w:left="28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17C40B9" w14:textId="77777777" w:rsidR="009B7D21" w:rsidRPr="00CD6CD5" w:rsidRDefault="009B7D21" w:rsidP="009B7D2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1405835" w14:textId="77777777" w:rsidR="007414B4" w:rsidRPr="00CD6CD5" w:rsidRDefault="007414B4" w:rsidP="004C2B41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24DCF15" w14:textId="2E2C5FE0" w:rsidR="007414B4" w:rsidRPr="00CD6CD5" w:rsidRDefault="007414B4" w:rsidP="007414B4">
            <w:pPr>
              <w:spacing w:before="48" w:after="48"/>
              <w:ind w:left="28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CD6CD5">
              <w:rPr>
                <w:rFonts w:ascii="Garamond" w:hAnsi="Garamond"/>
                <w:color w:val="0070C0"/>
                <w:sz w:val="16"/>
                <w:szCs w:val="16"/>
              </w:rPr>
              <w:t xml:space="preserve">b. Autonomy and </w:t>
            </w:r>
            <w:r w:rsidR="00DA6CB0" w:rsidRPr="00CD6CD5">
              <w:rPr>
                <w:rFonts w:ascii="Garamond" w:hAnsi="Garamond"/>
                <w:color w:val="0070C0"/>
                <w:sz w:val="16"/>
                <w:szCs w:val="16"/>
              </w:rPr>
              <w:t>transparency</w:t>
            </w:r>
          </w:p>
          <w:p w14:paraId="25733F66" w14:textId="77777777" w:rsidR="00DA6CB0" w:rsidRDefault="00DA6CB0" w:rsidP="00DA6CB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6971D6" w14:textId="77777777" w:rsidR="00173839" w:rsidRDefault="00173839" w:rsidP="00DA6CB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DB1531E" w14:textId="77777777" w:rsidR="000B4B37" w:rsidRDefault="000B4B37" w:rsidP="00DA6CB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A1A600B" w14:textId="0511793E" w:rsidR="00DA6CB0" w:rsidRDefault="00DA6CB0" w:rsidP="00DA6CB0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A6CB0">
              <w:rPr>
                <w:rFonts w:ascii="Garamond" w:hAnsi="Garamond"/>
                <w:color w:val="C00000"/>
                <w:sz w:val="16"/>
                <w:szCs w:val="16"/>
              </w:rPr>
              <w:t>2. Next Generation Eu</w:t>
            </w:r>
          </w:p>
          <w:p w14:paraId="274FD784" w14:textId="7A892D62" w:rsidR="00DA6CB0" w:rsidRPr="00DA6CB0" w:rsidRDefault="00DA6CB0" w:rsidP="004C2B41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A6CB0">
              <w:rPr>
                <w:rFonts w:ascii="Garamond" w:hAnsi="Garamond"/>
                <w:color w:val="FF0000"/>
                <w:sz w:val="16"/>
                <w:szCs w:val="16"/>
              </w:rPr>
              <w:t>A. Next Gen Vs MFF</w:t>
            </w:r>
          </w:p>
          <w:p w14:paraId="58C17E36" w14:textId="77777777" w:rsidR="004C2B41" w:rsidRPr="00DA6CB0" w:rsidRDefault="004C2B41" w:rsidP="003B2CF2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6297E23" w14:textId="77777777" w:rsidR="00DA6CB0" w:rsidRDefault="00DA6CB0" w:rsidP="00DA6CB0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A6CB0">
              <w:rPr>
                <w:rFonts w:ascii="Garamond" w:hAnsi="Garamond"/>
                <w:color w:val="FF0000"/>
                <w:sz w:val="16"/>
                <w:szCs w:val="16"/>
              </w:rPr>
              <w:t>B. Characteristics</w:t>
            </w:r>
          </w:p>
          <w:p w14:paraId="0A39611F" w14:textId="77777777" w:rsidR="003B2CF2" w:rsidRPr="003B2CF2" w:rsidRDefault="003B2CF2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2CF2">
              <w:rPr>
                <w:rFonts w:ascii="Garamond" w:hAnsi="Garamond"/>
                <w:color w:val="0070C0"/>
                <w:sz w:val="16"/>
                <w:szCs w:val="16"/>
              </w:rPr>
              <w:t>a. Structure</w:t>
            </w:r>
          </w:p>
          <w:p w14:paraId="495DC0BC" w14:textId="77777777" w:rsidR="003B2CF2" w:rsidRPr="003B2CF2" w:rsidRDefault="003B2CF2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EDA79AD" w14:textId="77777777" w:rsidR="003B2CF2" w:rsidRPr="003B2CF2" w:rsidRDefault="003B2CF2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3825781" w14:textId="77777777" w:rsidR="003B2CF2" w:rsidRPr="003B2CF2" w:rsidRDefault="003B2CF2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6B46ABC" w14:textId="77777777" w:rsidR="003B2CF2" w:rsidRDefault="003B2CF2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8565162" w14:textId="77777777" w:rsidR="009B7D21" w:rsidRDefault="009B7D21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A35B076" w14:textId="77777777" w:rsidR="004C2B41" w:rsidRDefault="004C2B41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3AC6089" w14:textId="77777777" w:rsidR="00173839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F8013BD" w14:textId="77777777" w:rsidR="00173839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FE1BCD4" w14:textId="77777777" w:rsidR="00173839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D80C97F" w14:textId="77777777" w:rsidR="00173839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9C3730F" w14:textId="77777777" w:rsidR="00173839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16E60A" w14:textId="77777777" w:rsidR="00173839" w:rsidRPr="003B2CF2" w:rsidRDefault="00173839" w:rsidP="003B2CF2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1A1219" w14:textId="77777777" w:rsidR="003B2CF2" w:rsidRDefault="003B2CF2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3B2CF2">
              <w:rPr>
                <w:rFonts w:ascii="Garamond" w:hAnsi="Garamond"/>
                <w:color w:val="0070C0"/>
                <w:sz w:val="16"/>
                <w:szCs w:val="16"/>
              </w:rPr>
              <w:t>b. Expenditure</w:t>
            </w:r>
            <w:r>
              <w:rPr>
                <w:rFonts w:ascii="Garamond" w:hAnsi="Garamond"/>
                <w:color w:val="0070C0"/>
                <w:sz w:val="16"/>
                <w:szCs w:val="16"/>
              </w:rPr>
              <w:t>: the RRF</w:t>
            </w:r>
          </w:p>
          <w:p w14:paraId="093B136D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EE4A8DB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D34AFC0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BBFF8C7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A31466F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AA44315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0AA8390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8EDA32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8745E60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EBB8C83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5A05380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982ABE6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0B61DD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DE6B2EC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80CF33F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EA74B91" w14:textId="77777777" w:rsidR="002905EF" w:rsidRDefault="002905EF" w:rsidP="003B2CF2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C3A26D8" w14:textId="77777777" w:rsidR="002905EF" w:rsidRDefault="002905EF" w:rsidP="002905E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3010948" w14:textId="0AA4030B" w:rsidR="002905EF" w:rsidRPr="000B41D5" w:rsidRDefault="002905EF" w:rsidP="003B2CF2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284" w:type="dxa"/>
            <w:tcBorders>
              <w:left w:val="single" w:sz="8" w:space="0" w:color="D8BCA4" w:themeColor="accent2" w:themeTint="99"/>
            </w:tcBorders>
          </w:tcPr>
          <w:p w14:paraId="693AA90A" w14:textId="1CBE8ED3" w:rsidR="00403260" w:rsidRDefault="009F399C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lastRenderedPageBreak/>
              <w:t>The EU budget is the tool through which money is collected and spent for EU policies.</w:t>
            </w:r>
            <w:r w:rsidR="000B0CFC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14E22" w:rsidRPr="00DB150D">
              <w:rPr>
                <w:rFonts w:ascii="Garamond" w:hAnsi="Garamond"/>
                <w:sz w:val="16"/>
                <w:szCs w:val="16"/>
              </w:rPr>
              <w:t>V</w:t>
            </w:r>
            <w:r w:rsidRPr="00DB150D">
              <w:rPr>
                <w:rFonts w:ascii="Garamond" w:hAnsi="Garamond"/>
                <w:sz w:val="16"/>
                <w:szCs w:val="16"/>
              </w:rPr>
              <w:t>ery modest dimension: around 1.2% of EU GNI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>. Mu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ch less than </w:t>
            </w:r>
            <w:r w:rsidR="000B0CFC">
              <w:rPr>
                <w:rFonts w:ascii="Garamond" w:hAnsi="Garamond"/>
                <w:sz w:val="16"/>
                <w:szCs w:val="16"/>
              </w:rPr>
              <w:t>nat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>gov’s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budgets (e</w:t>
            </w:r>
            <w:r w:rsidR="0033477F" w:rsidRPr="00DB150D">
              <w:rPr>
                <w:rFonts w:ascii="Garamond" w:hAnsi="Garamond"/>
                <w:sz w:val="16"/>
                <w:szCs w:val="16"/>
              </w:rPr>
              <w:t>x.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55% GDP France)</w:t>
            </w:r>
            <w:r w:rsidR="00403260" w:rsidRPr="00DB150D">
              <w:rPr>
                <w:rFonts w:ascii="Garamond" w:hAnsi="Garamond"/>
                <w:sz w:val="16"/>
                <w:szCs w:val="16"/>
              </w:rPr>
              <w:t>.</w:t>
            </w:r>
            <w:r w:rsidR="000B0CFC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161C2">
              <w:rPr>
                <w:rFonts w:ascii="Garamond" w:hAnsi="Garamond"/>
                <w:sz w:val="16"/>
                <w:szCs w:val="16"/>
              </w:rPr>
              <w:t>S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mall, </w:t>
            </w:r>
            <w:r w:rsidR="000161C2">
              <w:rPr>
                <w:rFonts w:ascii="Garamond" w:hAnsi="Garamond"/>
                <w:sz w:val="16"/>
                <w:szCs w:val="16"/>
              </w:rPr>
              <w:t>but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fundamental political importance</w:t>
            </w:r>
            <w:r w:rsidR="009B7D21">
              <w:rPr>
                <w:rFonts w:ascii="Garamond" w:hAnsi="Garamond"/>
                <w:sz w:val="16"/>
                <w:szCs w:val="16"/>
              </w:rPr>
              <w:t>,</w:t>
            </w:r>
            <w:r w:rsidR="000161C2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reflected in the legislative procedure needed for adoption. Intuition: a discussion on how much to spend, and in which areas, is a discussion about the </w:t>
            </w:r>
            <w:r w:rsidR="000B0CFC">
              <w:rPr>
                <w:rFonts w:ascii="Garamond" w:hAnsi="Garamond"/>
                <w:sz w:val="16"/>
                <w:szCs w:val="16"/>
              </w:rPr>
              <w:t>develop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(or not) of EU</w:t>
            </w:r>
            <w:r w:rsidR="009B506F" w:rsidRPr="00DB150D">
              <w:rPr>
                <w:rFonts w:ascii="Garamond" w:hAnsi="Garamond"/>
                <w:sz w:val="16"/>
                <w:szCs w:val="16"/>
              </w:rPr>
              <w:t>, on h</w:t>
            </w:r>
            <w:r w:rsidR="00403260" w:rsidRPr="00DB150D">
              <w:rPr>
                <w:rFonts w:ascii="Garamond" w:hAnsi="Garamond"/>
                <w:sz w:val="16"/>
                <w:szCs w:val="16"/>
              </w:rPr>
              <w:t xml:space="preserve">ow big you want </w:t>
            </w:r>
            <w:proofErr w:type="spellStart"/>
            <w:r w:rsidR="00403260" w:rsidRPr="00DB150D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0B0CFC">
              <w:rPr>
                <w:rFonts w:ascii="Garamond" w:hAnsi="Garamond"/>
                <w:sz w:val="16"/>
                <w:szCs w:val="16"/>
              </w:rPr>
              <w:t xml:space="preserve"> to be.</w:t>
            </w:r>
          </w:p>
          <w:p w14:paraId="010E22BA" w14:textId="77777777" w:rsidR="009B7D21" w:rsidRPr="00DB150D" w:rsidRDefault="009B7D21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AF041E" w14:textId="7116A436" w:rsidR="0097025A" w:rsidRDefault="009F399C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For the Eurosceptics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>:</w:t>
            </w:r>
          </w:p>
          <w:p w14:paraId="74012937" w14:textId="37DAF9D4" w:rsidR="009F399C" w:rsidRPr="00DB150D" w:rsidRDefault="009B7D21" w:rsidP="009F399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9B7D21">
              <w:rPr>
                <w:rFonts w:ascii="Garamond" w:hAnsi="Garamond"/>
                <w:sz w:val="16"/>
                <w:szCs w:val="16"/>
              </w:rPr>
              <w:t>EU budget goes to fund concrete activities</w:t>
            </w:r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cost of the EU Institutions (</w:t>
            </w:r>
            <w:proofErr w:type="spellStart"/>
            <w:r w:rsidR="00ED02E8" w:rsidRPr="00DB150D">
              <w:rPr>
                <w:rFonts w:ascii="Garamond" w:hAnsi="Garamond"/>
                <w:sz w:val="16"/>
                <w:szCs w:val="16"/>
              </w:rPr>
              <w:t>administr</w:t>
            </w:r>
            <w:proofErr w:type="spellEnd"/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="009F399C" w:rsidRPr="00DB150D">
              <w:rPr>
                <w:rFonts w:ascii="Garamond" w:hAnsi="Garamond"/>
                <w:sz w:val="16"/>
                <w:szCs w:val="16"/>
              </w:rPr>
              <w:t>expen</w:t>
            </w:r>
            <w:proofErr w:type="spellEnd"/>
            <w:r w:rsidR="009F399C" w:rsidRPr="00DB150D">
              <w:rPr>
                <w:rFonts w:ascii="Garamond" w:hAnsi="Garamond"/>
                <w:sz w:val="16"/>
                <w:szCs w:val="16"/>
              </w:rPr>
              <w:t>) about 7%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6B970A87" w14:textId="182DD363" w:rsidR="009F399C" w:rsidRPr="00DB150D" w:rsidRDefault="009B7D21" w:rsidP="009F399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the EU budget does not finance activities covered by national budgets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161C2">
              <w:rPr>
                <w:rFonts w:ascii="Garamond" w:hAnsi="Garamond"/>
                <w:sz w:val="16"/>
                <w:szCs w:val="16"/>
              </w:rPr>
              <w:t>(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no unnecessary duplicati</w:t>
            </w:r>
            <w:r w:rsidR="000161C2">
              <w:rPr>
                <w:rFonts w:ascii="Garamond" w:hAnsi="Garamond"/>
                <w:sz w:val="16"/>
                <w:szCs w:val="16"/>
              </w:rPr>
              <w:t>on)</w:t>
            </w:r>
          </w:p>
          <w:p w14:paraId="687FA2C0" w14:textId="3113371C" w:rsidR="009F399C" w:rsidRPr="00DB150D" w:rsidRDefault="009B7D21" w:rsidP="009F399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the EU budget is small: amounts to an expenditure of about 95 cents per EU citizen </w:t>
            </w:r>
            <w:r w:rsidR="00470807" w:rsidRPr="00DB150D">
              <w:rPr>
                <w:rFonts w:ascii="Garamond" w:hAnsi="Garamond"/>
                <w:sz w:val="16"/>
                <w:szCs w:val="16"/>
              </w:rPr>
              <w:t>/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day.</w:t>
            </w:r>
            <w:r w:rsidR="00470807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Is the EU worth (less than) a coffee each day?</w:t>
            </w:r>
          </w:p>
          <w:p w14:paraId="59D60475" w14:textId="10069FAB" w:rsidR="009F399C" w:rsidRPr="00DB150D" w:rsidRDefault="009B7D21" w:rsidP="00824DD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0161C2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9B7D21">
              <w:rPr>
                <w:rFonts w:ascii="Garamond" w:hAnsi="Garamond"/>
                <w:sz w:val="16"/>
                <w:szCs w:val="16"/>
              </w:rPr>
              <w:t>There is a large correspondence between payers and beneficiaries</w:t>
            </w:r>
            <w:r>
              <w:rPr>
                <w:rFonts w:ascii="Garamond" w:hAnsi="Garamond"/>
                <w:sz w:val="16"/>
                <w:szCs w:val="16"/>
              </w:rPr>
              <w:t>: o</w:t>
            </w:r>
            <w:r w:rsidR="00F54186">
              <w:rPr>
                <w:rFonts w:ascii="Garamond" w:hAnsi="Garamond"/>
                <w:sz w:val="16"/>
                <w:szCs w:val="16"/>
              </w:rPr>
              <w:t>nly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9% of the total </w:t>
            </w:r>
            <w:r w:rsidR="000B0CFC">
              <w:rPr>
                <w:rFonts w:ascii="Garamond" w:hAnsi="Garamond"/>
                <w:sz w:val="16"/>
                <w:szCs w:val="16"/>
              </w:rPr>
              <w:t xml:space="preserve">expenditure 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goes to non-EU countries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6F71ABEC" w14:textId="77777777" w:rsidR="009F399C" w:rsidRPr="00DB150D" w:rsidRDefault="009F399C" w:rsidP="009F399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275D333" w14:textId="3C236C8E" w:rsidR="009F399C" w:rsidRPr="00DB150D" w:rsidRDefault="00ED02E8" w:rsidP="009B506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W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hy do we need an EU budget?</w:t>
            </w:r>
          </w:p>
          <w:p w14:paraId="084867B7" w14:textId="1DF39ABC" w:rsidR="004E6F1D" w:rsidRPr="00DB150D" w:rsidRDefault="009F399C" w:rsidP="00F5418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‘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>D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ouble market failure’, i.e., when private </w:t>
            </w:r>
            <w:r w:rsidR="000B0CFC">
              <w:rPr>
                <w:rFonts w:ascii="Garamond" w:hAnsi="Garamond"/>
                <w:sz w:val="16"/>
                <w:szCs w:val="16"/>
              </w:rPr>
              <w:t>mkt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(first failure) and the national public </w:t>
            </w:r>
            <w:r w:rsidR="000B0CFC">
              <w:rPr>
                <w:rFonts w:ascii="Garamond" w:hAnsi="Garamond"/>
                <w:sz w:val="16"/>
                <w:szCs w:val="16"/>
              </w:rPr>
              <w:t>one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(second failure) </w:t>
            </w:r>
            <w:r w:rsidR="000B0CFC">
              <w:rPr>
                <w:rFonts w:ascii="Garamond" w:hAnsi="Garamond"/>
                <w:sz w:val="16"/>
                <w:szCs w:val="16"/>
              </w:rPr>
              <w:t>=&gt;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B0CFC">
              <w:rPr>
                <w:rFonts w:ascii="Garamond" w:hAnsi="Garamond"/>
                <w:sz w:val="16"/>
                <w:szCs w:val="16"/>
              </w:rPr>
              <w:t xml:space="preserve">provide 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suboptimal amount </w:t>
            </w:r>
          </w:p>
          <w:p w14:paraId="71E90E18" w14:textId="05E30F65" w:rsidR="009F399C" w:rsidRPr="00DB150D" w:rsidRDefault="009F399C" w:rsidP="009F399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E</w:t>
            </w:r>
            <w:r w:rsidR="009B506F" w:rsidRPr="00DB150D">
              <w:rPr>
                <w:rFonts w:ascii="Garamond" w:hAnsi="Garamond"/>
                <w:sz w:val="16"/>
                <w:szCs w:val="16"/>
              </w:rPr>
              <w:t>x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1: Transport</w:t>
            </w:r>
          </w:p>
          <w:p w14:paraId="50B83063" w14:textId="4F85BFC3" w:rsidR="000B0CFC" w:rsidRDefault="000B0CFC" w:rsidP="00ED02E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1</w:t>
            </w:r>
            <w:r w:rsidRPr="000B0CFC">
              <w:rPr>
                <w:rFonts w:ascii="Garamond" w:hAnsi="Garamond"/>
                <w:sz w:val="16"/>
                <w:szCs w:val="16"/>
                <w:vertAlign w:val="superscript"/>
              </w:rPr>
              <w:t>st</w:t>
            </w:r>
            <w:r>
              <w:rPr>
                <w:rFonts w:ascii="Garamond" w:hAnsi="Garamond"/>
                <w:sz w:val="16"/>
                <w:szCs w:val="16"/>
              </w:rPr>
              <w:t xml:space="preserve"> mkt failure (Private):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some less populated routes would not be covered =&gt; national </w:t>
            </w:r>
            <w:r>
              <w:rPr>
                <w:rFonts w:ascii="Garamond" w:hAnsi="Garamond"/>
                <w:sz w:val="16"/>
                <w:szCs w:val="16"/>
              </w:rPr>
              <w:t>gov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 xml:space="preserve"> intervene</w:t>
            </w:r>
            <w:r>
              <w:rPr>
                <w:rFonts w:ascii="Garamond" w:hAnsi="Garamond"/>
                <w:sz w:val="16"/>
                <w:szCs w:val="16"/>
              </w:rPr>
              <w:t>s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.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B0B9E90" w14:textId="77777777" w:rsidR="000B0CFC" w:rsidRDefault="000B0CFC" w:rsidP="00ED02E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2</w:t>
            </w:r>
            <w:r w:rsidRPr="000B0CFC">
              <w:rPr>
                <w:rFonts w:ascii="Garamond" w:hAnsi="Garamond"/>
                <w:sz w:val="16"/>
                <w:szCs w:val="16"/>
                <w:vertAlign w:val="superscript"/>
              </w:rPr>
              <w:t>nd</w:t>
            </w:r>
            <w:r w:rsidR="00F54186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mkt</w:t>
            </w:r>
            <w:r w:rsidR="00F54186" w:rsidRPr="00DB150D">
              <w:rPr>
                <w:rFonts w:ascii="Garamond" w:hAnsi="Garamond"/>
                <w:sz w:val="16"/>
                <w:szCs w:val="16"/>
              </w:rPr>
              <w:t xml:space="preserve"> failure</w:t>
            </w:r>
            <w:r>
              <w:rPr>
                <w:rFonts w:ascii="Garamond" w:hAnsi="Garamond"/>
                <w:sz w:val="16"/>
                <w:szCs w:val="16"/>
              </w:rPr>
              <w:t xml:space="preserve"> (Public)</w:t>
            </w:r>
            <w:r w:rsidR="00F54186" w:rsidRPr="00DB150D">
              <w:rPr>
                <w:rFonts w:ascii="Garamond" w:hAnsi="Garamond"/>
                <w:sz w:val="16"/>
                <w:szCs w:val="16"/>
              </w:rPr>
              <w:t xml:space="preserve">: </w:t>
            </w:r>
            <w:r w:rsidR="00F54186">
              <w:rPr>
                <w:rFonts w:ascii="Garamond" w:hAnsi="Garamond"/>
                <w:sz w:val="16"/>
                <w:szCs w:val="16"/>
              </w:rPr>
              <w:t>s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ingle countries would invest in a sub-optimal way</w:t>
            </w:r>
            <w:r w:rsidR="009B506F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(e.g. a tunnel between France and Italy benefits Spain as well</w:t>
            </w:r>
            <w:r w:rsidR="00470807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B506F" w:rsidRPr="00DB150D">
              <w:rPr>
                <w:rFonts w:ascii="Garamond" w:hAnsi="Garamond"/>
                <w:sz w:val="16"/>
                <w:szCs w:val="16"/>
              </w:rPr>
              <w:t xml:space="preserve"> by</w:t>
            </w:r>
            <w:r w:rsidR="00F54186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470807" w:rsidRPr="00DB150D">
              <w:rPr>
                <w:rFonts w:ascii="Garamond" w:hAnsi="Garamond"/>
                <w:sz w:val="16"/>
                <w:szCs w:val="16"/>
              </w:rPr>
              <w:t>improving the single market</w:t>
            </w:r>
            <w:r w:rsidR="00F54186">
              <w:rPr>
                <w:rFonts w:ascii="Garamond" w:hAnsi="Garamond"/>
                <w:sz w:val="16"/>
                <w:szCs w:val="16"/>
              </w:rPr>
              <w:t xml:space="preserve"> but </w:t>
            </w:r>
            <w:proofErr w:type="spellStart"/>
            <w:r w:rsidR="00F54186">
              <w:rPr>
                <w:rFonts w:ascii="Garamond" w:hAnsi="Garamond"/>
                <w:sz w:val="16"/>
                <w:szCs w:val="16"/>
              </w:rPr>
              <w:t>spain</w:t>
            </w:r>
            <w:proofErr w:type="spellEnd"/>
            <w:r w:rsidR="00F54186">
              <w:rPr>
                <w:rFonts w:ascii="Garamond" w:hAnsi="Garamond"/>
                <w:sz w:val="16"/>
                <w:szCs w:val="16"/>
              </w:rPr>
              <w:t xml:space="preserve"> is free riding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)</w:t>
            </w:r>
          </w:p>
          <w:p w14:paraId="5478EF2D" w14:textId="4062D23C" w:rsidR="009F399C" w:rsidRPr="00DB150D" w:rsidRDefault="000B0CFC" w:rsidP="00ED02E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F54186">
              <w:rPr>
                <w:rFonts w:ascii="Garamond" w:hAnsi="Garamond"/>
                <w:sz w:val="16"/>
                <w:szCs w:val="16"/>
              </w:rPr>
              <w:t>T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>rans-European networks benefit all countries (positive externalities).</w:t>
            </w:r>
          </w:p>
          <w:p w14:paraId="5C02552F" w14:textId="11212EA2" w:rsidR="009F399C" w:rsidRPr="00DB150D" w:rsidRDefault="009F399C" w:rsidP="000B0CF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Ex 2: R</w:t>
            </w:r>
            <w:r w:rsidR="00302469">
              <w:rPr>
                <w:rFonts w:ascii="Garamond" w:hAnsi="Garamond"/>
                <w:sz w:val="16"/>
                <w:szCs w:val="16"/>
              </w:rPr>
              <w:t>&amp;D</w:t>
            </w:r>
          </w:p>
          <w:p w14:paraId="21511AD8" w14:textId="1E3F99DE" w:rsidR="002F042C" w:rsidRPr="00DB150D" w:rsidRDefault="002F042C" w:rsidP="00691022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6137AB40" w14:textId="61D02710" w:rsidR="002A1557" w:rsidRDefault="00470807" w:rsidP="002A155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b/>
                <w:bCs/>
                <w:sz w:val="16"/>
                <w:szCs w:val="16"/>
              </w:rPr>
              <w:t xml:space="preserve">A. </w:t>
            </w:r>
            <w:r w:rsidR="009F399C" w:rsidRPr="00DB150D">
              <w:rPr>
                <w:rFonts w:ascii="Garamond" w:hAnsi="Garamond"/>
                <w:b/>
                <w:bCs/>
                <w:sz w:val="16"/>
                <w:szCs w:val="16"/>
              </w:rPr>
              <w:t>Multiannual Financial Framework (MFF</w:t>
            </w:r>
            <w:r w:rsidR="0097025A">
              <w:rPr>
                <w:rFonts w:ascii="Garamond" w:hAnsi="Garamond"/>
                <w:b/>
                <w:bCs/>
                <w:sz w:val="16"/>
                <w:szCs w:val="16"/>
              </w:rPr>
              <w:t xml:space="preserve">). </w:t>
            </w:r>
            <w:r w:rsidR="000B0CFC">
              <w:rPr>
                <w:rFonts w:ascii="Garamond" w:hAnsi="Garamond"/>
                <w:sz w:val="16"/>
                <w:szCs w:val="16"/>
              </w:rPr>
              <w:t>A</w:t>
            </w:r>
            <w:r w:rsidR="002F042C" w:rsidRPr="00DB150D">
              <w:rPr>
                <w:rFonts w:ascii="Garamond" w:hAnsi="Garamond"/>
                <w:sz w:val="16"/>
                <w:szCs w:val="16"/>
              </w:rPr>
              <w:t>rt. 312 of the TFEU</w:t>
            </w:r>
            <w:r w:rsidR="00ED02E8" w:rsidRPr="00DB150D">
              <w:rPr>
                <w:rFonts w:ascii="Garamond" w:hAnsi="Garamond"/>
                <w:sz w:val="16"/>
                <w:szCs w:val="16"/>
              </w:rPr>
              <w:t xml:space="preserve">: </w:t>
            </w:r>
          </w:p>
          <w:p w14:paraId="26D24642" w14:textId="67C02EB0" w:rsidR="00D94430" w:rsidRDefault="002A1557" w:rsidP="00D944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18A9EF1C" wp14:editId="19151F72">
                  <wp:extent cx="5583290" cy="2116310"/>
                  <wp:effectExtent l="0" t="0" r="5080" b="5080"/>
                  <wp:docPr id="539933781" name="Picture 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933781" name="Picture 9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030" cy="215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1EC28" w14:textId="77777777" w:rsidR="00D94430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21E185F" w14:textId="6EA855E2" w:rsidR="000B0CFC" w:rsidRPr="00D94430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B. </w:t>
            </w:r>
            <w:r w:rsidRPr="00D94430">
              <w:rPr>
                <w:rFonts w:ascii="Garamond" w:hAnsi="Garamond"/>
                <w:b/>
                <w:bCs/>
                <w:sz w:val="16"/>
                <w:szCs w:val="16"/>
              </w:rPr>
              <w:t>Annual EU Budget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: </w:t>
            </w:r>
            <w:r w:rsidR="002F042C" w:rsidRPr="00DB150D">
              <w:rPr>
                <w:rFonts w:ascii="Garamond" w:hAnsi="Garamond"/>
                <w:sz w:val="16"/>
                <w:szCs w:val="16"/>
              </w:rPr>
              <w:t xml:space="preserve">Given the constraints set by the MFF, every year we approve </w:t>
            </w:r>
            <w:r w:rsidR="00302469">
              <w:rPr>
                <w:rFonts w:ascii="Garamond" w:hAnsi="Garamond"/>
                <w:sz w:val="16"/>
                <w:szCs w:val="16"/>
              </w:rPr>
              <w:t>a detailed</w:t>
            </w:r>
            <w:r w:rsidR="002F042C" w:rsidRPr="00DB150D">
              <w:rPr>
                <w:rFonts w:ascii="Garamond" w:hAnsi="Garamond"/>
                <w:sz w:val="16"/>
                <w:szCs w:val="16"/>
              </w:rPr>
              <w:t xml:space="preserve"> annual EU Budget</w:t>
            </w:r>
          </w:p>
          <w:p w14:paraId="16B8966E" w14:textId="29F47F09" w:rsidR="002A1557" w:rsidRDefault="002A1557" w:rsidP="00D850A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EB2687E" w14:textId="7A7FD8D7" w:rsidR="0097025A" w:rsidRPr="00D94430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57F9091" wp14:editId="216F79B2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88363</wp:posOffset>
                      </wp:positionV>
                      <wp:extent cx="5898515" cy="491490"/>
                      <wp:effectExtent l="0" t="0" r="0" b="0"/>
                      <wp:wrapNone/>
                      <wp:docPr id="162748529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8515" cy="491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937489" w14:textId="77777777" w:rsidR="0097025A" w:rsidRPr="00691022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1) Proposal.</w:t>
                                  </w:r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The EC prepares the draft budget (DB), and submits it to the Council and EP in year t-1 (e.g. 2021)</w:t>
                                  </w:r>
                                </w:p>
                                <w:p w14:paraId="24EA8409" w14:textId="77777777" w:rsidR="0097025A" w:rsidRPr="00691022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*there is a huge apparatus that keeps the </w:t>
                                  </w:r>
                                  <w:proofErr w:type="spellStart"/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</w:t>
                                  </w:r>
                                  <w:proofErr w:type="spellEnd"/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institution continuously in touch. Commission know the ideas of council and parliament, will try to mediate. Usually ministries tend to be more conservative (</w:t>
                                  </w:r>
                                  <w:proofErr w:type="spellStart"/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they re</w:t>
                                  </w:r>
                                  <w:proofErr w:type="spellEnd"/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those who pay), European parliament to foster the growth of </w:t>
                                  </w:r>
                                  <w:proofErr w:type="spellStart"/>
                                  <w:r w:rsidRPr="00691022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</w:t>
                                  </w:r>
                                  <w:proofErr w:type="spellEnd"/>
                                </w:p>
                                <w:p w14:paraId="591156C4" w14:textId="6FDCF47A" w:rsidR="0097025A" w:rsidRPr="00691022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7F9091" id="Rectangle 2" o:spid="_x0000_s1027" style="position:absolute;left:0;text-align:left;margin-left:-.45pt;margin-top:6.95pt;width:464.45pt;height:38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" filled="f" stroked="f" strokeweight="1pt">
                      <v:textbox>
                        <w:txbxContent>
                          <w:p w14:paraId="25937489" w14:textId="77777777" w:rsidR="0097025A" w:rsidRPr="00691022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D94430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1) Proposal.</w:t>
                            </w:r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 EC prepares the draft budget (DB), and submits it to the Council and EP in year t-1 (e.g. 2021)</w:t>
                            </w:r>
                          </w:p>
                          <w:p w14:paraId="24EA8409" w14:textId="77777777" w:rsidR="0097025A" w:rsidRPr="00691022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*there is a huge apparatus that keeps the </w:t>
                            </w:r>
                            <w:proofErr w:type="spellStart"/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</w:t>
                            </w:r>
                            <w:proofErr w:type="spellEnd"/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institution continuously in touch. Commission know the ideas of council and parliament, will try to mediate. Usually ministries tend to be more conservative (</w:t>
                            </w:r>
                            <w:proofErr w:type="spellStart"/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they re</w:t>
                            </w:r>
                            <w:proofErr w:type="spellEnd"/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those who pay), European parliament to foster the growth of </w:t>
                            </w:r>
                            <w:proofErr w:type="spellStart"/>
                            <w:r w:rsidRPr="00691022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</w:t>
                            </w:r>
                            <w:proofErr w:type="spellEnd"/>
                          </w:p>
                          <w:p w14:paraId="591156C4" w14:textId="6FDCF47A" w:rsidR="0097025A" w:rsidRPr="00691022" w:rsidRDefault="0097025A" w:rsidP="0097025A">
                            <w:pPr>
                              <w:ind w:left="0"/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a. </w:t>
            </w:r>
            <w:r w:rsidRPr="00D94430">
              <w:rPr>
                <w:rFonts w:ascii="Garamond" w:hAnsi="Garamond"/>
                <w:b/>
                <w:bCs/>
                <w:sz w:val="16"/>
                <w:szCs w:val="16"/>
              </w:rPr>
              <w:t>Procedure</w:t>
            </w:r>
          </w:p>
          <w:p w14:paraId="1126F3CB" w14:textId="1D9D2547" w:rsidR="0097025A" w:rsidRDefault="0097025A" w:rsidP="00D850A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190D18" w14:textId="4C7C51DE" w:rsidR="0097025A" w:rsidRDefault="0097025A" w:rsidP="00D850A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DB32E75" w14:textId="20E93904" w:rsidR="0097025A" w:rsidRDefault="0097025A" w:rsidP="00D850A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36B3BBF" w14:textId="289652D5" w:rsidR="00D94430" w:rsidRPr="00D94430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94430">
              <w:rPr>
                <w:rFonts w:ascii="Garamond" w:hAnsi="Garamond"/>
                <w:b/>
                <w:bCs/>
                <w:sz w:val="16"/>
                <w:szCs w:val="16"/>
              </w:rPr>
              <w:t>2) Adoption</w:t>
            </w:r>
          </w:p>
          <w:p w14:paraId="53DFE84D" w14:textId="72491D05" w:rsidR="00D94430" w:rsidRPr="00DB150D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B71136B" wp14:editId="59AE8E06">
                      <wp:simplePos x="0" y="0"/>
                      <wp:positionH relativeFrom="column">
                        <wp:posOffset>7571</wp:posOffset>
                      </wp:positionH>
                      <wp:positionV relativeFrom="paragraph">
                        <wp:posOffset>2719705</wp:posOffset>
                      </wp:positionV>
                      <wp:extent cx="5756910" cy="223520"/>
                      <wp:effectExtent l="0" t="0" r="0" b="5080"/>
                      <wp:wrapNone/>
                      <wp:docPr id="92073193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910" cy="2235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C681B8" w14:textId="51879D55" w:rsidR="00D94430" w:rsidRDefault="00D94430" w:rsidP="00D94430">
                                  <w:pPr>
                                    <w:ind w:left="0"/>
                                  </w:pPr>
                                  <w:r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3) Execution: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 EC is the main responsible for implementing the budget in year t (2022)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1136B" id="_x0000_s1028" style="position:absolute;left:0;text-align:left;margin-left:.6pt;margin-top:214.15pt;width:453.3pt;height:17.6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" fillcolor="white [3201]" stroked="f" strokeweight="1pt">
                      <v:textbox>
                        <w:txbxContent>
                          <w:p w14:paraId="4DC681B8" w14:textId="51879D55" w:rsidR="00D94430" w:rsidRDefault="00D94430" w:rsidP="00D94430">
                            <w:pPr>
                              <w:ind w:left="0"/>
                            </w:pPr>
                            <w:r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3) </w:t>
                            </w:r>
                            <w:r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Execution: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EC is the main responsible for implementing the budget in year t (2022)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150D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52A11E4E" wp14:editId="417E3551">
                  <wp:extent cx="5739819" cy="2684667"/>
                  <wp:effectExtent l="0" t="0" r="635" b="0"/>
                  <wp:docPr id="1552612377" name="Picture 23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12377" name="Picture 23" descr="A diagram of a flowchart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91" r="1493"/>
                          <a:stretch/>
                        </pic:blipFill>
                        <pic:spPr bwMode="auto">
                          <a:xfrm>
                            <a:off x="0" y="0"/>
                            <a:ext cx="6131562" cy="286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DFAA9D" w14:textId="570FC416" w:rsidR="00D94430" w:rsidRDefault="00D94430" w:rsidP="00D9443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0A50334" w14:textId="10F5B8C7" w:rsidR="0097025A" w:rsidRDefault="0097025A" w:rsidP="00D9443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6513377" wp14:editId="36640FFD">
                      <wp:simplePos x="0" y="0"/>
                      <wp:positionH relativeFrom="column">
                        <wp:posOffset>9476</wp:posOffset>
                      </wp:positionH>
                      <wp:positionV relativeFrom="paragraph">
                        <wp:posOffset>116205</wp:posOffset>
                      </wp:positionV>
                      <wp:extent cx="5757333" cy="224059"/>
                      <wp:effectExtent l="0" t="0" r="0" b="5080"/>
                      <wp:wrapNone/>
                      <wp:docPr id="211550885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7333" cy="22405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062FB8" w14:textId="3228FCF0" w:rsidR="0097025A" w:rsidRDefault="0097025A" w:rsidP="0097025A">
                                  <w:pPr>
                                    <w:ind w:left="0"/>
                                  </w:pPr>
                                  <w:r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4) </w:t>
                                  </w:r>
                                  <w:r w:rsidR="00D94430"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Control:</w:t>
                                  </w:r>
                                  <w:r w:rsidR="00D9443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The </w:t>
                                  </w:r>
                                  <w:r w:rsidR="00D9443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Eu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Court of Auditors audits in year t+1 the EU accounts (2023, on the 2022 budget) and then issues a verdict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13377" id="_x0000_s1029" style="position:absolute;margin-left:.75pt;margin-top:9.15pt;width:453.35pt;height:17.6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" fillcolor="white [3201]" stroked="f" strokeweight="1pt">
                      <v:textbox>
                        <w:txbxContent>
                          <w:p w14:paraId="46062FB8" w14:textId="3228FCF0" w:rsidR="0097025A" w:rsidRDefault="0097025A" w:rsidP="0097025A">
                            <w:pPr>
                              <w:ind w:left="0"/>
                            </w:pPr>
                            <w:r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4) </w:t>
                            </w:r>
                            <w:r w:rsidR="00D94430"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Control:</w:t>
                            </w:r>
                            <w:r w:rsidR="00D9443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The </w:t>
                            </w:r>
                            <w:r w:rsidR="00D9443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</w:t>
                            </w:r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Court of Auditors audits in year t+1 the EU accounts (2023, on the 2022 budget) and then issues a verdict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CA5485" w14:textId="184D0C46" w:rsidR="0097025A" w:rsidRDefault="0097025A" w:rsidP="005268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080C645" w14:textId="786F8D9D" w:rsidR="0097025A" w:rsidRDefault="0097025A" w:rsidP="005268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AC73CED" wp14:editId="4A88516A">
                      <wp:simplePos x="0" y="0"/>
                      <wp:positionH relativeFrom="column">
                        <wp:posOffset>6936</wp:posOffset>
                      </wp:positionH>
                      <wp:positionV relativeFrom="paragraph">
                        <wp:posOffset>78105</wp:posOffset>
                      </wp:positionV>
                      <wp:extent cx="5757333" cy="448464"/>
                      <wp:effectExtent l="0" t="0" r="0" b="0"/>
                      <wp:wrapNone/>
                      <wp:docPr id="97365971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7333" cy="44846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CE9D7D" w14:textId="1F85145C" w:rsidR="0097025A" w:rsidRDefault="0097025A" w:rsidP="0097025A">
                                  <w:pPr>
                                    <w:ind w:left="0"/>
                                  </w:pPr>
                                  <w:r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5) </w:t>
                                  </w:r>
                                  <w:proofErr w:type="spellStart"/>
                                  <w:r w:rsidR="00D94430"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Policitcal</w:t>
                                  </w:r>
                                  <w:proofErr w:type="spellEnd"/>
                                  <w:r w:rsidR="00D94430"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clearing (</w:t>
                                  </w:r>
                                  <w:proofErr w:type="spellStart"/>
                                  <w:r w:rsidR="00D94430"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Discarge</w:t>
                                  </w:r>
                                  <w:proofErr w:type="spellEnd"/>
                                  <w:r w:rsidR="00D94430" w:rsidRPr="00D94430">
                                    <w:rPr>
                                      <w:rFonts w:ascii="Garamond" w:hAnsi="Garamond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):</w:t>
                                  </w:r>
                                  <w:r w:rsidR="00D9443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Discharge is the final approval (sets closure) of the EP on how the EC implemented the budget, by year t+2. Need qualified </w:t>
                                  </w:r>
                                  <w:proofErr w:type="spellStart"/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maority</w:t>
                                  </w:r>
                                  <w:proofErr w:type="spellEnd"/>
                                  <w:r w:rsidRPr="0097025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(50%+1) and, in case the political clearing is not given, it can cast, by overqualified majority (66%+1 of the EP members) a vote of non- confidence to dismiss the Commission. This has never happened... but we got pretty close to it!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73CED" id="_x0000_s1030" style="position:absolute;left:0;text-align:left;margin-left:.55pt;margin-top:6.15pt;width:453.35pt;height:35.3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" fillcolor="white [3201]" stroked="f" strokeweight="1pt">
                      <v:textbox>
                        <w:txbxContent>
                          <w:p w14:paraId="46CE9D7D" w14:textId="1F85145C" w:rsidR="0097025A" w:rsidRDefault="0097025A" w:rsidP="0097025A">
                            <w:pPr>
                              <w:ind w:left="0"/>
                            </w:pPr>
                            <w:r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5) </w:t>
                            </w:r>
                            <w:proofErr w:type="spellStart"/>
                            <w:r w:rsidR="00D94430"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Policitcal</w:t>
                            </w:r>
                            <w:proofErr w:type="spellEnd"/>
                            <w:r w:rsidR="00D94430"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clearing (</w:t>
                            </w:r>
                            <w:proofErr w:type="spellStart"/>
                            <w:r w:rsidR="00D94430"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Discarge</w:t>
                            </w:r>
                            <w:proofErr w:type="spellEnd"/>
                            <w:r w:rsidR="00D94430" w:rsidRPr="00D94430">
                              <w:rPr>
                                <w:rFonts w:ascii="Garamond" w:hAnsi="Garamond"/>
                                <w:b/>
                                <w:bCs/>
                                <w:sz w:val="16"/>
                                <w:szCs w:val="16"/>
                              </w:rPr>
                              <w:t>):</w:t>
                            </w:r>
                            <w:r w:rsidR="00D9443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Discharge is the final approval (sets closure) of the EP on how the EC implemented the budget, by year t+2. Need qualified </w:t>
                            </w:r>
                            <w:proofErr w:type="spellStart"/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maority</w:t>
                            </w:r>
                            <w:proofErr w:type="spellEnd"/>
                            <w:r w:rsidRPr="0097025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(50%+1) and, in case the political clearing is not given, it can cast, by overqualified majority (66%+1 of the EP members) a vote of non- confidence to dismiss the Commission. This has never happened... but we got pretty close to it!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4A4D56" w14:textId="377E0416" w:rsidR="0097025A" w:rsidRDefault="0097025A" w:rsidP="005268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1F305A1" w14:textId="7A16C864" w:rsidR="009F399C" w:rsidRPr="00DB150D" w:rsidRDefault="009F399C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719BF7DF" w14:textId="77777777" w:rsidR="0097025A" w:rsidRDefault="0097025A" w:rsidP="00D9443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F943691" w14:textId="56A26DED" w:rsidR="009F399C" w:rsidRPr="00DB150D" w:rsidRDefault="0097025A" w:rsidP="00302469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*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In 1998 a whistle-blower working in the </w:t>
            </w:r>
            <w:r w:rsidR="00F54186">
              <w:rPr>
                <w:rFonts w:ascii="Garamond" w:hAnsi="Garamond"/>
                <w:sz w:val="16"/>
                <w:szCs w:val="16"/>
              </w:rPr>
              <w:t>EC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, had sent the </w:t>
            </w:r>
            <w:r w:rsidR="000B0CFC">
              <w:rPr>
                <w:rFonts w:ascii="Garamond" w:hAnsi="Garamond"/>
                <w:sz w:val="16"/>
                <w:szCs w:val="16"/>
              </w:rPr>
              <w:t>EP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 a report</w:t>
            </w:r>
            <w:r w:rsidR="000B0CFC">
              <w:rPr>
                <w:rFonts w:ascii="Garamond" w:hAnsi="Garamond"/>
                <w:sz w:val="16"/>
                <w:szCs w:val="16"/>
              </w:rPr>
              <w:t>: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‘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>officials received instructions to obstruct the audit examinations</w:t>
            </w:r>
            <w:r>
              <w:rPr>
                <w:rFonts w:ascii="Garamond" w:hAnsi="Garamond"/>
                <w:sz w:val="16"/>
                <w:szCs w:val="16"/>
              </w:rPr>
              <w:t>’</w:t>
            </w:r>
            <w:r w:rsidR="00F54186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In a vote on 17 December 1998, the </w:t>
            </w:r>
            <w:r w:rsidR="000B0CFC">
              <w:rPr>
                <w:rFonts w:ascii="Garamond" w:hAnsi="Garamond"/>
                <w:sz w:val="16"/>
                <w:szCs w:val="16"/>
              </w:rPr>
              <w:t>EP</w:t>
            </w:r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 denied the discharge of the budget</w:t>
            </w:r>
            <w:r w:rsidR="00343AB3" w:rsidRPr="00DB150D">
              <w:rPr>
                <w:rFonts w:ascii="Garamond" w:hAnsi="Garamond"/>
                <w:sz w:val="16"/>
                <w:szCs w:val="16"/>
              </w:rPr>
              <w:t>, then</w:t>
            </w:r>
            <w:r w:rsidR="000C778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C7781" w:rsidRPr="000C7781">
              <w:rPr>
                <w:rFonts w:ascii="Garamond" w:hAnsi="Garamond"/>
                <w:sz w:val="16"/>
                <w:szCs w:val="16"/>
              </w:rPr>
              <w:t xml:space="preserve">Commission </w:t>
            </w:r>
            <w:r w:rsidR="000C7781">
              <w:rPr>
                <w:rFonts w:ascii="Garamond" w:hAnsi="Garamond"/>
                <w:sz w:val="16"/>
                <w:szCs w:val="16"/>
              </w:rPr>
              <w:t xml:space="preserve">President </w:t>
            </w:r>
            <w:proofErr w:type="spellStart"/>
            <w:r w:rsidR="00D850A8" w:rsidRPr="00DB150D">
              <w:rPr>
                <w:rFonts w:ascii="Garamond" w:hAnsi="Garamond"/>
                <w:sz w:val="16"/>
                <w:szCs w:val="16"/>
              </w:rPr>
              <w:t>Santer</w:t>
            </w:r>
            <w:proofErr w:type="spellEnd"/>
            <w:r w:rsidR="00D850A8" w:rsidRPr="00DB150D">
              <w:rPr>
                <w:rFonts w:ascii="Garamond" w:hAnsi="Garamond"/>
                <w:sz w:val="16"/>
                <w:szCs w:val="16"/>
              </w:rPr>
              <w:t xml:space="preserve"> announced the mass resignation of </w:t>
            </w:r>
            <w:r w:rsidR="000C7781">
              <w:rPr>
                <w:rFonts w:ascii="Garamond" w:hAnsi="Garamond"/>
                <w:sz w:val="16"/>
                <w:szCs w:val="16"/>
              </w:rPr>
              <w:t>the EC.</w:t>
            </w:r>
          </w:p>
          <w:p w14:paraId="3EE47E66" w14:textId="2275E980" w:rsidR="002F042C" w:rsidRPr="00DB150D" w:rsidRDefault="00343AB3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Extra: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F399C" w:rsidRPr="00DB150D">
              <w:rPr>
                <w:rFonts w:ascii="Garamond" w:hAnsi="Garamond"/>
                <w:sz w:val="16"/>
                <w:szCs w:val="16"/>
              </w:rPr>
              <w:t>If, at the beginning of a financial year, the budget has not yet been definitively adopted, a sum equivalent to no more than one twelfth of the budget appropriations for the preceding financial year may be spent each month (art. 315 TFEU).</w:t>
            </w:r>
            <w:r w:rsidR="00837F43" w:rsidRPr="00DB150D">
              <w:rPr>
                <w:rFonts w:ascii="Garamond" w:hAnsi="Garamond"/>
                <w:sz w:val="16"/>
                <w:szCs w:val="16"/>
              </w:rPr>
              <w:t xml:space="preserve"> &lt;= roll over </w:t>
            </w:r>
            <w:proofErr w:type="spellStart"/>
            <w:r w:rsidR="00837F43" w:rsidRPr="00DB150D">
              <w:rPr>
                <w:rFonts w:ascii="Garamond" w:hAnsi="Garamond"/>
                <w:sz w:val="16"/>
                <w:szCs w:val="16"/>
              </w:rPr>
              <w:t>busget</w:t>
            </w:r>
            <w:proofErr w:type="spellEnd"/>
            <w:r w:rsidR="00837F43" w:rsidRPr="00DB150D">
              <w:rPr>
                <w:rFonts w:ascii="Garamond" w:hAnsi="Garamond"/>
                <w:sz w:val="16"/>
                <w:szCs w:val="16"/>
              </w:rPr>
              <w:t xml:space="preserve"> of the previous yr</w:t>
            </w:r>
          </w:p>
          <w:p w14:paraId="493D96D6" w14:textId="4CDDA2F2" w:rsidR="00DB150D" w:rsidRPr="00DB150D" w:rsidRDefault="005F7972" w:rsidP="00BC3A3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48009CD" wp14:editId="1D70B108">
                      <wp:simplePos x="0" y="0"/>
                      <wp:positionH relativeFrom="column">
                        <wp:posOffset>3863975</wp:posOffset>
                      </wp:positionH>
                      <wp:positionV relativeFrom="paragraph">
                        <wp:posOffset>119380</wp:posOffset>
                      </wp:positionV>
                      <wp:extent cx="840740" cy="483870"/>
                      <wp:effectExtent l="0" t="0" r="10160" b="11430"/>
                      <wp:wrapNone/>
                      <wp:docPr id="4143782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0740" cy="4838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98E641" w14:textId="77777777" w:rsidR="0097025A" w:rsidRPr="0097025A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Unit of account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: €</w:t>
                                  </w:r>
                                </w:p>
                                <w:p w14:paraId="495368C4" w14:textId="77777777" w:rsid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3D16D49" w14:textId="77777777" w:rsidR="002A1557" w:rsidRDefault="002A1557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A355702" w14:textId="77777777" w:rsidR="002A1557" w:rsidRPr="0097025A" w:rsidRDefault="002A1557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48009CD" id="Rectangle 3" o:spid="_x0000_s1031" style="position:absolute;margin-left:304.25pt;margin-top:9.4pt;width:66.2pt;height:38.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" fillcolor="white [3201]" strokecolor="#0070c0" strokeweight="1pt">
                      <v:textbox>
                        <w:txbxContent>
                          <w:p w14:paraId="7A98E641" w14:textId="77777777" w:rsidR="0097025A" w:rsidRPr="0097025A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Unit of account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: €</w:t>
                            </w:r>
                          </w:p>
                          <w:p w14:paraId="495368C4" w14:textId="77777777" w:rsid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3D16D49" w14:textId="77777777" w:rsidR="002A1557" w:rsidRDefault="002A1557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A355702" w14:textId="77777777" w:rsidR="002A1557" w:rsidRPr="0097025A" w:rsidRDefault="002A1557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A1557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BED6D59" wp14:editId="0C931E9C">
                      <wp:simplePos x="0" y="0"/>
                      <wp:positionH relativeFrom="column">
                        <wp:posOffset>1825205</wp:posOffset>
                      </wp:positionH>
                      <wp:positionV relativeFrom="paragraph">
                        <wp:posOffset>109220</wp:posOffset>
                      </wp:positionV>
                      <wp:extent cx="1049655" cy="1280160"/>
                      <wp:effectExtent l="0" t="0" r="17145" b="15240"/>
                      <wp:wrapNone/>
                      <wp:docPr id="499818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655" cy="128016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D2CD75" w14:textId="1DB5C17D" w:rsidR="0097025A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Annuality</w:t>
                                  </w:r>
                                  <w:proofErr w:type="spellEnd"/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: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we have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one yearly budget within the multi-annual programming period =&gt; </w:t>
                                  </w:r>
                                </w:p>
                                <w:p w14:paraId="24F679DA" w14:textId="2771CAEA" w:rsidR="0097025A" w:rsidRDefault="002A1557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2A155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Multi-annual programmes are committed in the year they are decided, while paid over the years as implementation progresses</w:t>
                                  </w:r>
                                </w:p>
                                <w:p w14:paraId="7D3B7EF3" w14:textId="77777777" w:rsidR="0097025A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4131491" w14:textId="77777777" w:rsidR="0097025A" w:rsidRP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D6D59" id="Rectangle 3" o:spid="_x0000_s1031" style="position:absolute;margin-left:143.7pt;margin-top:8.6pt;width:82.65pt;height:100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" fillcolor="white [3201]" strokecolor="#0070c0" strokeweight="1pt">
                      <v:textbox>
                        <w:txbxContent>
                          <w:p w14:paraId="46D2CD75" w14:textId="1DB5C17D" w:rsidR="0097025A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Annuality</w:t>
                            </w:r>
                            <w:proofErr w:type="spellEnd"/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: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we have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one yearly budget within the multi-annual programming period =&gt; </w:t>
                            </w:r>
                          </w:p>
                          <w:p w14:paraId="24F679DA" w14:textId="2771CAEA" w:rsidR="0097025A" w:rsidRDefault="002A1557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2A15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Multi-annual </w:t>
                            </w:r>
                            <w:proofErr w:type="spellStart"/>
                            <w:r w:rsidRPr="002A15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programmes</w:t>
                            </w:r>
                            <w:proofErr w:type="spellEnd"/>
                            <w:r w:rsidRPr="002A15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are committed in the year they are decided, while paid over the years as implementation progresses</w:t>
                            </w:r>
                          </w:p>
                          <w:p w14:paraId="7D3B7EF3" w14:textId="77777777" w:rsidR="0097025A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4131491" w14:textId="77777777" w:rsidR="0097025A" w:rsidRP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A1557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B9BD776" wp14:editId="6F4AA556">
                      <wp:simplePos x="0" y="0"/>
                      <wp:positionH relativeFrom="column">
                        <wp:posOffset>950465</wp:posOffset>
                      </wp:positionH>
                      <wp:positionV relativeFrom="paragraph">
                        <wp:posOffset>108585</wp:posOffset>
                      </wp:positionV>
                      <wp:extent cx="839755" cy="756920"/>
                      <wp:effectExtent l="0" t="0" r="11430" b="17780"/>
                      <wp:wrapNone/>
                      <wp:docPr id="11204834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9755" cy="7569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62B00A" w14:textId="77777777" w:rsidR="002A1557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Universality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57A9B3A2" w14:textId="14C20BA9" w:rsidR="0097025A" w:rsidRPr="0097025A" w:rsidRDefault="002A1557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N</w:t>
                                  </w:r>
                                  <w:r w:rsidR="0097025A"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o earmarking </w:t>
                                  </w:r>
                                  <w:r w:rsid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=</w:t>
                                  </w:r>
                                  <w:r w:rsidR="0097025A"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no use of a specific revenue to finance specific expenditure</w:t>
                                  </w:r>
                                </w:p>
                                <w:p w14:paraId="72CB0190" w14:textId="77777777" w:rsidR="0097025A" w:rsidRP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9BD776" id="_x0000_s1032" style="position:absolute;margin-left:74.85pt;margin-top:8.55pt;width:66.1pt;height:5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" fillcolor="white [3201]" strokecolor="#0070c0" strokeweight="1pt">
                      <v:textbox>
                        <w:txbxContent>
                          <w:p w14:paraId="0262B00A" w14:textId="77777777" w:rsidR="002A1557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Universality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57A9B3A2" w14:textId="14C20BA9" w:rsidR="0097025A" w:rsidRPr="0097025A" w:rsidRDefault="002A1557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</w:t>
                            </w:r>
                            <w:r w:rsidR="0097025A"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o earmarking </w:t>
                            </w:r>
                            <w:r w:rsid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</w:t>
                            </w:r>
                            <w:r w:rsidR="0097025A"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no use of a specific revenue to finance specific expenditure</w:t>
                            </w:r>
                          </w:p>
                          <w:p w14:paraId="72CB0190" w14:textId="77777777" w:rsidR="0097025A" w:rsidRP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91022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D21D62C" wp14:editId="20328C4E">
                      <wp:simplePos x="0" y="0"/>
                      <wp:positionH relativeFrom="column">
                        <wp:posOffset>2912425</wp:posOffset>
                      </wp:positionH>
                      <wp:positionV relativeFrom="paragraph">
                        <wp:posOffset>116611</wp:posOffset>
                      </wp:positionV>
                      <wp:extent cx="914400" cy="921275"/>
                      <wp:effectExtent l="0" t="0" r="12700" b="19050"/>
                      <wp:wrapNone/>
                      <wp:docPr id="111478910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21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12E2BE" w14:textId="3E8F1ACC" w:rsidR="0097025A" w:rsidRPr="0097025A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Specification: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every committed expenditure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must have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a </w:t>
                                  </w:r>
                                  <w:r w:rsidR="002A155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specific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scope and purpose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=</w:t>
                                  </w:r>
                                  <w:r w:rsidR="00691022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The budget is divided into sections ti</w:t>
                                  </w:r>
                                  <w:r w:rsidR="002A1557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tles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…</w:t>
                                  </w:r>
                                </w:p>
                                <w:p w14:paraId="69384D84" w14:textId="083131E4" w:rsidR="0097025A" w:rsidRP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21D62C" id="_x0000_s1033" style="position:absolute;margin-left:229.3pt;margin-top:9.2pt;width:1in;height:72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" fillcolor="white [3201]" strokecolor="#0070c0" strokeweight="1pt">
                      <v:textbox>
                        <w:txbxContent>
                          <w:p w14:paraId="7012E2BE" w14:textId="3E8F1ACC" w:rsidR="0097025A" w:rsidRPr="0097025A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Specification: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every committed expenditure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must have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 </w:t>
                            </w:r>
                            <w:r w:rsidR="002A15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specific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scope and purpose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</w:t>
                            </w:r>
                            <w:r w:rsidR="006910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The budget is divided into sections ti</w:t>
                            </w:r>
                            <w:r w:rsidR="002A1557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tles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…</w:t>
                            </w:r>
                          </w:p>
                          <w:p w14:paraId="69384D84" w14:textId="083131E4" w:rsidR="0097025A" w:rsidRP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7025A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80D344D" wp14:editId="6DC0EC5D">
                      <wp:simplePos x="0" y="0"/>
                      <wp:positionH relativeFrom="column">
                        <wp:posOffset>4745168</wp:posOffset>
                      </wp:positionH>
                      <wp:positionV relativeFrom="paragraph">
                        <wp:posOffset>114152</wp:posOffset>
                      </wp:positionV>
                      <wp:extent cx="1207911" cy="1627094"/>
                      <wp:effectExtent l="0" t="0" r="11430" b="11430"/>
                      <wp:wrapNone/>
                      <wp:docPr id="40682837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7911" cy="162709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7E788A" w14:textId="6991005D" w:rsidR="0097025A" w:rsidRDefault="0097025A" w:rsidP="00691022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Equilibrium: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“The revenue and expenditure shown in the budget shall be in balance” =</w:t>
                                  </w:r>
                                  <w:r w:rsidR="00691022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&gt;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Any deficit or surplus should be</w:t>
                                  </w:r>
                                  <w:r w:rsidR="00691022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corrected by member states’ contributions = Eu Budget is not an autonomous tool of </w:t>
                                  </w:r>
                                  <w:proofErr w:type="spellStart"/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691022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proofErr w:type="spellEnd"/>
                                  <w:r w:rsidR="00691022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(fiscal policy requires G &gt; T, hence you need deficit(debt), but balance rule does not allow). Politically conscious choice of limiting the financial autonomy of the EU. </w:t>
                                  </w:r>
                                </w:p>
                                <w:p w14:paraId="611124B1" w14:textId="77777777" w:rsidR="002A1557" w:rsidRPr="0097025A" w:rsidRDefault="002A1557" w:rsidP="00691022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8E3389F" w14:textId="77777777" w:rsidR="0097025A" w:rsidRPr="0097025A" w:rsidRDefault="0097025A" w:rsidP="0097025A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A8DF569" w14:textId="77777777" w:rsidR="0097025A" w:rsidRP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0D344D" id="_x0000_s1035" style="position:absolute;margin-left:373.65pt;margin-top:9pt;width:95.1pt;height:128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" fillcolor="white [3201]" strokecolor="#0070c0" strokeweight="1pt">
                      <v:textbox>
                        <w:txbxContent>
                          <w:p w14:paraId="527E788A" w14:textId="6991005D" w:rsidR="0097025A" w:rsidRDefault="0097025A" w:rsidP="0069102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Equilibrium: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“The revenue and expenditure shown in the budget shall be in balance” =</w:t>
                            </w:r>
                            <w:r w:rsidR="006910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&gt;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Any deficit or surplus should be</w:t>
                            </w:r>
                            <w:r w:rsidR="006910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corrected by member states’ contributions = Eu Budget is not an autonomous tool of </w:t>
                            </w:r>
                            <w:proofErr w:type="spellStart"/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</w:t>
                            </w:r>
                            <w:r w:rsidR="006910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</w:t>
                            </w:r>
                            <w:proofErr w:type="spellEnd"/>
                            <w:r w:rsidR="00691022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(fiscal policy requires G &gt; T, hence you need deficit(debt), but balance rule does not allow). Politically conscious choice of limiting the financial autonomy of the EU. </w:t>
                            </w:r>
                          </w:p>
                          <w:p w14:paraId="611124B1" w14:textId="77777777" w:rsidR="002A1557" w:rsidRPr="0097025A" w:rsidRDefault="002A1557" w:rsidP="0069102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8E3389F" w14:textId="77777777" w:rsidR="0097025A" w:rsidRPr="0097025A" w:rsidRDefault="0097025A" w:rsidP="0097025A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A8DF569" w14:textId="77777777" w:rsidR="0097025A" w:rsidRP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7025A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BF821E3" wp14:editId="6965F389">
                      <wp:simplePos x="0" y="0"/>
                      <wp:positionH relativeFrom="column">
                        <wp:posOffset>105269</wp:posOffset>
                      </wp:positionH>
                      <wp:positionV relativeFrom="paragraph">
                        <wp:posOffset>112324</wp:posOffset>
                      </wp:positionV>
                      <wp:extent cx="818444" cy="756920"/>
                      <wp:effectExtent l="0" t="0" r="7620" b="17780"/>
                      <wp:wrapNone/>
                      <wp:docPr id="9336840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8444" cy="7569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7E8EED" w14:textId="77777777" w:rsidR="002A1557" w:rsidRDefault="0097025A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  <w:u w:val="single"/>
                                    </w:rPr>
                                    <w:t>Unity</w:t>
                                  </w:r>
                                </w:p>
                                <w:p w14:paraId="20F1D3ED" w14:textId="52278B4B" w:rsidR="0097025A" w:rsidRPr="0097025A" w:rsidRDefault="002A1557" w:rsidP="0097025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  <w:r w:rsidR="0097025A" w:rsidRPr="0097025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ll expenditures and revenues must be found in one document (the budget).</w:t>
                                  </w:r>
                                </w:p>
                                <w:p w14:paraId="5A9B2F70" w14:textId="77777777" w:rsidR="0097025A" w:rsidRPr="0097025A" w:rsidRDefault="0097025A" w:rsidP="0097025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821E3" id="_x0000_s1036" style="position:absolute;margin-left:8.3pt;margin-top:8.85pt;width:64.45pt;height:5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" fillcolor="white [3201]" strokecolor="#0070c0" strokeweight="1pt">
                      <v:textbox>
                        <w:txbxContent>
                          <w:p w14:paraId="397E8EED" w14:textId="77777777" w:rsidR="002A1557" w:rsidRDefault="0097025A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97025A">
                              <w:rPr>
                                <w:rFonts w:ascii="Garamond" w:hAnsi="Garamond"/>
                                <w:sz w:val="14"/>
                                <w:szCs w:val="14"/>
                                <w:u w:val="single"/>
                              </w:rPr>
                              <w:t>Unity</w:t>
                            </w:r>
                          </w:p>
                          <w:p w14:paraId="20F1D3ED" w14:textId="52278B4B" w:rsidR="0097025A" w:rsidRPr="0097025A" w:rsidRDefault="002A1557" w:rsidP="0097025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</w:t>
                            </w:r>
                            <w:r w:rsidR="0097025A" w:rsidRPr="0097025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ll expenditures and revenues must be found in one document (the budget).</w:t>
                            </w:r>
                          </w:p>
                          <w:p w14:paraId="5A9B2F70" w14:textId="77777777" w:rsidR="0097025A" w:rsidRPr="0097025A" w:rsidRDefault="0097025A" w:rsidP="0097025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8BF23D" w14:textId="79332B85" w:rsidR="0097025A" w:rsidRDefault="0097025A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5E3FBAB" w14:textId="035064D7" w:rsidR="0097025A" w:rsidRDefault="0097025A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33D272A5" w14:textId="01992510" w:rsidR="0097025A" w:rsidRDefault="0097025A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24375F4D" w14:textId="60AA7FBA" w:rsidR="0097025A" w:rsidRDefault="0097025A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6575783B" w14:textId="77777777" w:rsidR="00B80A61" w:rsidRDefault="00B80A61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0DAC4C7" w14:textId="2D531F05" w:rsidR="0097025A" w:rsidRDefault="0097025A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5CC757A" w14:textId="44027519" w:rsidR="0097025A" w:rsidRDefault="0097025A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F7DD9FC" w14:textId="77777777" w:rsidR="002A1557" w:rsidRDefault="002A1557" w:rsidP="0069102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EFE4639" w14:textId="5EC75111" w:rsidR="0097025A" w:rsidRDefault="0097025A" w:rsidP="0069102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C67122B" wp14:editId="36A469A5">
                      <wp:simplePos x="0" y="0"/>
                      <wp:positionH relativeFrom="column">
                        <wp:posOffset>1966807</wp:posOffset>
                      </wp:positionH>
                      <wp:positionV relativeFrom="paragraph">
                        <wp:posOffset>81280</wp:posOffset>
                      </wp:positionV>
                      <wp:extent cx="78740" cy="219710"/>
                      <wp:effectExtent l="5715" t="32385" r="15875" b="41275"/>
                      <wp:wrapNone/>
                      <wp:docPr id="245552357" name="Down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058788">
                                <a:off x="0" y="0"/>
                                <a:ext cx="78740" cy="2197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F478A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5" o:spid="_x0000_s1026" type="#_x0000_t67" style="position:absolute;margin-left:154.85pt;margin-top:6.4pt;width:6.2pt;height:17.3pt;rotation:4433279fd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" adj="17729" fillcolor="white [3201]" strokecolor="#958b8b [3209]" strokeweight="1pt"/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99A572F" wp14:editId="5C75B974">
                      <wp:simplePos x="0" y="0"/>
                      <wp:positionH relativeFrom="column">
                        <wp:posOffset>2574290</wp:posOffset>
                      </wp:positionH>
                      <wp:positionV relativeFrom="paragraph">
                        <wp:posOffset>86924</wp:posOffset>
                      </wp:positionV>
                      <wp:extent cx="78740" cy="219710"/>
                      <wp:effectExtent l="5715" t="45085" r="0" b="41275"/>
                      <wp:wrapNone/>
                      <wp:docPr id="1097383100" name="Down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7880817">
                                <a:off x="0" y="0"/>
                                <a:ext cx="78740" cy="2197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9F936E" id="Down Arrow 5" o:spid="_x0000_s1026" type="#_x0000_t67" style="position:absolute;margin-left:202.7pt;margin-top:6.85pt;width:6.2pt;height:17.3pt;rotation:-4062340fd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" adj="17729" fillcolor="white [3201]" strokecolor="#958b8b [3209]" strokeweight="1pt"/>
                  </w:pict>
                </mc:Fallback>
              </mc:AlternateContent>
            </w:r>
          </w:p>
          <w:p w14:paraId="1F5B3C6A" w14:textId="30CFBAAA" w:rsidR="0097025A" w:rsidRP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CB6A04B" wp14:editId="6ED960F8">
                      <wp:simplePos x="0" y="0"/>
                      <wp:positionH relativeFrom="column">
                        <wp:posOffset>1063767</wp:posOffset>
                      </wp:positionH>
                      <wp:positionV relativeFrom="paragraph">
                        <wp:posOffset>136485</wp:posOffset>
                      </wp:positionV>
                      <wp:extent cx="1049655" cy="868680"/>
                      <wp:effectExtent l="0" t="0" r="17145" b="7620"/>
                      <wp:wrapNone/>
                      <wp:docPr id="136581578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655" cy="8686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31E3F8" w14:textId="5A71A858" w:rsidR="0097025A" w:rsidRPr="0097025A" w:rsidRDefault="0097025A" w:rsidP="0097025A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ommitment appropriations: the expenditure committed by the EU in a given year wrt operations to be carried out across several years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6A04B" id="Rectangle 4" o:spid="_x0000_s1037" style="position:absolute;left:0;text-align:left;margin-left:83.75pt;margin-top:10.75pt;width:82.65pt;height:68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" fillcolor="white [3201]" strokecolor="#958b8b [3209]" strokeweight="1pt">
                      <v:textbox>
                        <w:txbxContent>
                          <w:p w14:paraId="5E31E3F8" w14:textId="5A71A858" w:rsidR="0097025A" w:rsidRPr="0097025A" w:rsidRDefault="0097025A" w:rsidP="0097025A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</w:t>
                            </w:r>
                            <w:r w:rsidRPr="0097025A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ommitment appropriations: the expenditure committed by the EU in a given year wrt operations to be carried out across several years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3F93CCF" wp14:editId="71B3C893">
                      <wp:simplePos x="0" y="0"/>
                      <wp:positionH relativeFrom="column">
                        <wp:posOffset>2529205</wp:posOffset>
                      </wp:positionH>
                      <wp:positionV relativeFrom="paragraph">
                        <wp:posOffset>134580</wp:posOffset>
                      </wp:positionV>
                      <wp:extent cx="1049655" cy="869245"/>
                      <wp:effectExtent l="0" t="0" r="17145" b="7620"/>
                      <wp:wrapNone/>
                      <wp:docPr id="95969763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9655" cy="8692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D8EBA" w14:textId="3335E535" w:rsidR="0097025A" w:rsidRPr="0097025A" w:rsidRDefault="0097025A" w:rsidP="0097025A">
                                  <w:pPr>
                                    <w:ind w:left="0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</w:t>
                                  </w:r>
                                  <w:r w:rsidRPr="0097025A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ayment appropriations: the expenditure de facto incurred by the EU in a given year for the commitments of current yr.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93CCF" id="_x0000_s1038" style="position:absolute;left:0;text-align:left;margin-left:199.15pt;margin-top:10.6pt;width:82.65pt;height:68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" fillcolor="white [3201]" strokecolor="#958b8b [3209]" strokeweight="1pt">
                      <v:textbox>
                        <w:txbxContent>
                          <w:p w14:paraId="13CD8EBA" w14:textId="3335E535" w:rsidR="0097025A" w:rsidRPr="0097025A" w:rsidRDefault="0097025A" w:rsidP="0097025A">
                            <w:pPr>
                              <w:ind w:left="0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</w:t>
                            </w:r>
                            <w:r w:rsidRPr="0097025A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ayment appropriations: the expenditure de facto incurred by the EU in a given year for the commitments of current yr.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D8B54E" w14:textId="7C675C16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D914B66" w14:textId="6677A04D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A6612B3" w14:textId="52AFF24A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1C9A129" w14:textId="7EC369AC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8F26C44" w14:textId="77777777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7113A47" w14:textId="77777777" w:rsidR="0097025A" w:rsidRDefault="0097025A" w:rsidP="009702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CFE823" w14:textId="77777777" w:rsidR="0097025A" w:rsidRDefault="0097025A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3CCD9E5" w14:textId="77777777" w:rsidR="0097025A" w:rsidRDefault="0097025A" w:rsidP="0097025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D09DE1A" w14:textId="3E9A6330" w:rsidR="002A1557" w:rsidRDefault="004739B6" w:rsidP="002A155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Even though the </w:t>
            </w:r>
            <w:r w:rsidR="000C7781">
              <w:rPr>
                <w:rFonts w:ascii="Garamond" w:hAnsi="Garamond"/>
                <w:sz w:val="16"/>
                <w:szCs w:val="16"/>
              </w:rPr>
              <w:t>EC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is the main responsible for implementing the budget, in practice, some 76% of the budget is spent under 'shared</w:t>
            </w:r>
            <w:r w:rsidR="002A1557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DB150D">
              <w:rPr>
                <w:rFonts w:ascii="Garamond" w:hAnsi="Garamond"/>
                <w:sz w:val="16"/>
                <w:szCs w:val="16"/>
              </w:rPr>
              <w:t>management', with individual EU countries distributing funds and managing expenditure.</w:t>
            </w:r>
            <w:r w:rsidR="00185C64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DB150D" w:rsidRPr="00DB150D">
              <w:rPr>
                <w:rFonts w:ascii="Garamond" w:hAnsi="Garamond"/>
                <w:sz w:val="16"/>
                <w:szCs w:val="16"/>
              </w:rPr>
              <w:t>E</w:t>
            </w:r>
            <w:r w:rsidR="009B7D21">
              <w:rPr>
                <w:rFonts w:ascii="Garamond" w:hAnsi="Garamond"/>
                <w:sz w:val="16"/>
                <w:szCs w:val="16"/>
              </w:rPr>
              <w:t>C</w:t>
            </w:r>
            <w:r w:rsidR="00DB150D" w:rsidRPr="00DB150D">
              <w:rPr>
                <w:rFonts w:ascii="Garamond" w:hAnsi="Garamond"/>
                <w:sz w:val="16"/>
                <w:szCs w:val="16"/>
              </w:rPr>
              <w:t xml:space="preserve"> defines plan then gives money. </w:t>
            </w:r>
          </w:p>
          <w:p w14:paraId="68986340" w14:textId="38E0EB2E" w:rsidR="002A1557" w:rsidRPr="00DB150D" w:rsidRDefault="002A1557" w:rsidP="002A155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7B61A4E" w14:textId="3B4DA7E5" w:rsidR="004739B6" w:rsidRPr="00C175ED" w:rsidRDefault="004739B6" w:rsidP="004739B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C175ED">
              <w:rPr>
                <w:rFonts w:ascii="Garamond" w:hAnsi="Garamond"/>
                <w:b/>
                <w:bCs/>
                <w:sz w:val="16"/>
                <w:szCs w:val="16"/>
              </w:rPr>
              <w:t>5 main areas of expenditure</w:t>
            </w:r>
            <w:r w:rsidR="00AD4BD5" w:rsidRPr="00C175ED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 w:rsidR="00AD4BD5" w:rsidRPr="00C175ED">
              <w:rPr>
                <w:rFonts w:ascii="Garamond" w:hAnsi="Garamond"/>
                <w:b/>
                <w:bCs/>
                <w:i/>
                <w:iCs/>
                <w:sz w:val="16"/>
                <w:szCs w:val="16"/>
              </w:rPr>
              <w:t>(</w:t>
            </w:r>
            <w:r w:rsidR="00AD4BD5" w:rsidRPr="00C175E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 xml:space="preserve">formal </w:t>
            </w:r>
            <w:proofErr w:type="spellStart"/>
            <w:r w:rsidR="00AD4BD5" w:rsidRPr="00C175ED">
              <w:rPr>
                <w:rFonts w:ascii="Garamond" w:hAnsi="Garamond"/>
                <w:b/>
                <w:bCs/>
                <w:color w:val="0070C0"/>
                <w:sz w:val="16"/>
                <w:szCs w:val="16"/>
              </w:rPr>
              <w:t>cathegories</w:t>
            </w:r>
            <w:proofErr w:type="spellEnd"/>
            <w:r w:rsidR="00AD4BD5" w:rsidRPr="00C175ED">
              <w:rPr>
                <w:rFonts w:ascii="Garamond" w:hAnsi="Garamond"/>
                <w:b/>
                <w:bCs/>
                <w:i/>
                <w:iCs/>
                <w:sz w:val="16"/>
                <w:szCs w:val="16"/>
              </w:rPr>
              <w:t>)</w:t>
            </w:r>
            <w:r w:rsidRPr="00C175ED"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63240BA3" w14:textId="282026EF" w:rsidR="002A1557" w:rsidRDefault="00C175ED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4EAE8BC" wp14:editId="694B00E4">
                      <wp:simplePos x="0" y="0"/>
                      <wp:positionH relativeFrom="column">
                        <wp:posOffset>5008880</wp:posOffset>
                      </wp:positionH>
                      <wp:positionV relativeFrom="paragraph">
                        <wp:posOffset>52070</wp:posOffset>
                      </wp:positionV>
                      <wp:extent cx="1086485" cy="633095"/>
                      <wp:effectExtent l="0" t="0" r="18415" b="14605"/>
                      <wp:wrapNone/>
                      <wp:docPr id="979478258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6485" cy="6330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5C4D46" w14:textId="5A7A91D0" w:rsidR="002A1557" w:rsidRDefault="002A1557" w:rsidP="002A1557">
                                  <w:pPr>
                                    <w:spacing w:beforeLines="20" w:before="48" w:afterLines="20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ADMINISTRATION</w:t>
                                  </w:r>
                                </w:p>
                                <w:p w14:paraId="4F29C3D0" w14:textId="77777777" w:rsidR="002A1557" w:rsidRDefault="002A1557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41F47D08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2F5E54EE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2EA6B7B1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EAE8BC" id="Rectangle 10" o:spid="_x0000_s1039" style="position:absolute;left:0;text-align:left;margin-left:394.4pt;margin-top:4.1pt;width:85.55pt;height:49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7F5C4D46" w14:textId="5A7A91D0" w:rsidR="002A1557" w:rsidRDefault="002A1557" w:rsidP="002A1557">
                            <w:pPr>
                              <w:spacing w:beforeLines="20" w:before="48" w:afterLines="20" w:after="48"/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ADMINISTRATION</w:t>
                            </w:r>
                          </w:p>
                          <w:p w14:paraId="4F29C3D0" w14:textId="77777777" w:rsidR="002A1557" w:rsidRDefault="002A1557" w:rsidP="002A1557">
                            <w:pPr>
                              <w:ind w:left="0"/>
                              <w:jc w:val="center"/>
                            </w:pPr>
                          </w:p>
                          <w:p w14:paraId="41F47D08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  <w:p w14:paraId="2F5E54EE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  <w:p w14:paraId="2EA6B7B1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24E8013" wp14:editId="61C5C9D8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712470</wp:posOffset>
                      </wp:positionV>
                      <wp:extent cx="1198880" cy="718185"/>
                      <wp:effectExtent l="0" t="0" r="7620" b="18415"/>
                      <wp:wrapNone/>
                      <wp:docPr id="870259069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8880" cy="71818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2C485" w14:textId="38A7772C" w:rsidR="002A1557" w:rsidRPr="00DB150D" w:rsidRDefault="002A1557" w:rsidP="002A155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2A1557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Natural resources and environment: agriculture, rural development, fisheries, environment and climate change ’</w:t>
                                  </w:r>
                                </w:p>
                                <w:p w14:paraId="39C9E0E2" w14:textId="77777777" w:rsidR="002A1557" w:rsidRDefault="002A1557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E8013" id="_x0000_s1040" style="position:absolute;left:0;text-align:left;margin-left:6.2pt;margin-top:56.1pt;width:94.4pt;height:56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1DD2C485" w14:textId="38A7772C" w:rsidR="002A1557" w:rsidRPr="00DB150D" w:rsidRDefault="002A1557" w:rsidP="002A155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2A1557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Natural resources and environment: agriculture, rural development, fisheries, environment and climate change ’</w:t>
                            </w:r>
                          </w:p>
                          <w:p w14:paraId="39C9E0E2" w14:textId="77777777" w:rsidR="002A1557" w:rsidRDefault="002A1557" w:rsidP="002A1557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0769765" wp14:editId="748258D1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52070</wp:posOffset>
                      </wp:positionV>
                      <wp:extent cx="1198880" cy="633095"/>
                      <wp:effectExtent l="0" t="0" r="7620" b="14605"/>
                      <wp:wrapNone/>
                      <wp:docPr id="839916773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8880" cy="6330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8B3169" w14:textId="5BEC8FBE" w:rsidR="002A1557" w:rsidRPr="00DB150D" w:rsidRDefault="002A1557" w:rsidP="002A155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AGRICULTURE (CAP)</w:t>
                                  </w:r>
                                </w:p>
                                <w:p w14:paraId="01FBE80B" w14:textId="77777777" w:rsidR="002A1557" w:rsidRDefault="002A1557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13FDD257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0D40DA79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  <w:p w14:paraId="773C4576" w14:textId="77777777" w:rsidR="00E62D43" w:rsidRDefault="00E62D43" w:rsidP="002A1557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69765" id="_x0000_s1041" style="position:absolute;left:0;text-align:left;margin-left:6.2pt;margin-top:4.1pt;width:94.4pt;height:49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318B3169" w14:textId="5BEC8FBE" w:rsidR="002A1557" w:rsidRPr="00DB150D" w:rsidRDefault="002A1557" w:rsidP="002A155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AGRICULTURE (CAP)</w:t>
                            </w:r>
                          </w:p>
                          <w:p w14:paraId="01FBE80B" w14:textId="77777777" w:rsidR="002A1557" w:rsidRDefault="002A1557" w:rsidP="002A1557">
                            <w:pPr>
                              <w:ind w:left="0"/>
                              <w:jc w:val="center"/>
                            </w:pPr>
                          </w:p>
                          <w:p w14:paraId="13FDD257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  <w:p w14:paraId="0D40DA79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  <w:p w14:paraId="773C4576" w14:textId="77777777" w:rsidR="00E62D43" w:rsidRDefault="00E62D43" w:rsidP="002A1557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62D4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6EC1BE5" wp14:editId="034DCEF2">
                      <wp:simplePos x="0" y="0"/>
                      <wp:positionH relativeFrom="column">
                        <wp:posOffset>3736639</wp:posOffset>
                      </wp:positionH>
                      <wp:positionV relativeFrom="paragraph">
                        <wp:posOffset>58420</wp:posOffset>
                      </wp:positionV>
                      <wp:extent cx="1252855" cy="627119"/>
                      <wp:effectExtent l="0" t="0" r="17145" b="8255"/>
                      <wp:wrapNone/>
                      <wp:docPr id="1158899018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855" cy="6271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354D7" w14:textId="3E72DFC1" w:rsidR="002A1557" w:rsidRDefault="002A1557" w:rsidP="002A1557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EXTERNAL POLICIES</w:t>
                                  </w:r>
                                </w:p>
                                <w:p w14:paraId="35DE3B6F" w14:textId="474FB007" w:rsidR="002A1557" w:rsidRDefault="002A1557" w:rsidP="002A1557">
                                  <w:pPr>
                                    <w:ind w:left="0"/>
                                  </w:pPr>
                                </w:p>
                                <w:p w14:paraId="0D8CFDAE" w14:textId="77777777" w:rsidR="00E62D43" w:rsidRDefault="00E62D43" w:rsidP="002A1557">
                                  <w:pPr>
                                    <w:ind w:left="0"/>
                                  </w:pPr>
                                </w:p>
                                <w:p w14:paraId="1D4024D5" w14:textId="77777777" w:rsidR="00E62D43" w:rsidRDefault="00E62D43" w:rsidP="002A1557">
                                  <w:pPr>
                                    <w:ind w:left="0"/>
                                  </w:pPr>
                                </w:p>
                                <w:p w14:paraId="5B1FF245" w14:textId="77777777" w:rsidR="00E62D43" w:rsidRDefault="00E62D43" w:rsidP="002A1557">
                                  <w:pPr>
                                    <w:ind w:left="0"/>
                                  </w:pPr>
                                </w:p>
                                <w:p w14:paraId="153893E9" w14:textId="77777777" w:rsidR="00E62D43" w:rsidRDefault="00E62D43" w:rsidP="002A1557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EC1BE5" id="_x0000_s1040" style="position:absolute;left:0;text-align:left;margin-left:294.2pt;margin-top:4.6pt;width:98.65pt;height:49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" fillcolor="white [3201]" strokecolor="#958b8b [3209]" strokeweight="1pt">
                      <v:textbox>
                        <w:txbxContent>
                          <w:p w14:paraId="7EB354D7" w14:textId="3E72DFC1" w:rsidR="002A1557" w:rsidRDefault="002A1557" w:rsidP="002A1557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EXTERNAL POLICIES</w:t>
                            </w:r>
                          </w:p>
                          <w:p w14:paraId="35DE3B6F" w14:textId="474FB007" w:rsidR="002A1557" w:rsidRDefault="002A1557" w:rsidP="002A1557">
                            <w:pPr>
                              <w:ind w:left="0"/>
                            </w:pPr>
                          </w:p>
                          <w:p w14:paraId="0D8CFDAE" w14:textId="77777777" w:rsidR="00E62D43" w:rsidRDefault="00E62D43" w:rsidP="002A1557">
                            <w:pPr>
                              <w:ind w:left="0"/>
                            </w:pPr>
                          </w:p>
                          <w:p w14:paraId="1D4024D5" w14:textId="77777777" w:rsidR="00E62D43" w:rsidRDefault="00E62D43" w:rsidP="002A1557">
                            <w:pPr>
                              <w:ind w:left="0"/>
                            </w:pPr>
                          </w:p>
                          <w:p w14:paraId="5B1FF245" w14:textId="77777777" w:rsidR="00E62D43" w:rsidRDefault="00E62D43" w:rsidP="002A1557">
                            <w:pPr>
                              <w:ind w:left="0"/>
                            </w:pPr>
                          </w:p>
                          <w:p w14:paraId="153893E9" w14:textId="77777777" w:rsidR="00E62D43" w:rsidRDefault="00E62D43" w:rsidP="002A1557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62D4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A4B4C68" wp14:editId="41D6D469">
                      <wp:simplePos x="0" y="0"/>
                      <wp:positionH relativeFrom="column">
                        <wp:posOffset>2499509</wp:posOffset>
                      </wp:positionH>
                      <wp:positionV relativeFrom="paragraph">
                        <wp:posOffset>58420</wp:posOffset>
                      </wp:positionV>
                      <wp:extent cx="1205865" cy="627119"/>
                      <wp:effectExtent l="0" t="0" r="13335" b="8255"/>
                      <wp:wrapNone/>
                      <wp:docPr id="476695597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5865" cy="6271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4DA776" w14:textId="00158511" w:rsidR="002A1557" w:rsidRDefault="002A1557" w:rsidP="002A155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INTERNAL POLICIES </w:t>
                                  </w:r>
                                </w:p>
                                <w:p w14:paraId="03E4DDD6" w14:textId="60A16AE5" w:rsidR="002A1557" w:rsidRDefault="002A1557" w:rsidP="00E62D4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money spent for other purposes (no agricultural or structural)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</w:p>
                                <w:p w14:paraId="3650ADCB" w14:textId="77777777" w:rsidR="00E62D43" w:rsidRPr="00E62D43" w:rsidRDefault="00E62D43" w:rsidP="00E62D4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B4C68" id="_x0000_s1043" style="position:absolute;left:0;text-align:left;margin-left:196.8pt;margin-top:4.6pt;width:94.95pt;height:49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" fillcolor="white [3201]" strokecolor="#958b8b [3209]" strokeweight="1pt">
                      <v:textbox>
                        <w:txbxContent>
                          <w:p w14:paraId="374DA776" w14:textId="00158511" w:rsidR="002A1557" w:rsidRDefault="002A1557" w:rsidP="002A155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INTERNAL POLICIES </w:t>
                            </w:r>
                          </w:p>
                          <w:p w14:paraId="03E4DDD6" w14:textId="60A16AE5" w:rsidR="002A1557" w:rsidRDefault="002A1557" w:rsidP="00E62D4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money spent for other purposes (no agricultural or structural)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14:paraId="3650ADCB" w14:textId="77777777" w:rsidR="00E62D43" w:rsidRPr="00E62D43" w:rsidRDefault="00E62D43" w:rsidP="00E62D4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62D4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DC2BF24" wp14:editId="699F9077">
                      <wp:simplePos x="0" y="0"/>
                      <wp:positionH relativeFrom="column">
                        <wp:posOffset>1298239</wp:posOffset>
                      </wp:positionH>
                      <wp:positionV relativeFrom="paragraph">
                        <wp:posOffset>58420</wp:posOffset>
                      </wp:positionV>
                      <wp:extent cx="1174750" cy="627119"/>
                      <wp:effectExtent l="0" t="0" r="19050" b="8255"/>
                      <wp:wrapNone/>
                      <wp:docPr id="93710428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4750" cy="6271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01009C" w14:textId="2B6F8A93" w:rsidR="002A1557" w:rsidRPr="002A1557" w:rsidRDefault="002A1557" w:rsidP="002A1557">
                                  <w:pPr>
                                    <w:spacing w:beforeLines="20" w:before="48" w:afterLines="20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2A155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STRUCTURAL</w:t>
                                  </w:r>
                                </w:p>
                                <w:p w14:paraId="21C40670" w14:textId="47D7FB33" w:rsidR="002A1557" w:rsidRDefault="00E62D43" w:rsidP="002A155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="002A1557"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ostering convergence by supporting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</w:t>
                                  </w:r>
                                  <w:r w:rsidR="002A1557" w:rsidRPr="00DB15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 poorer regio</w:t>
                                  </w:r>
                                  <w:r w:rsidR="002A155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ns </w:t>
                                  </w:r>
                                </w:p>
                                <w:p w14:paraId="760F9CC9" w14:textId="77777777" w:rsidR="00E62D43" w:rsidRPr="002A1557" w:rsidRDefault="00E62D43" w:rsidP="002A1557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7F1EA9" w14:textId="77777777" w:rsidR="002A1557" w:rsidRDefault="002A1557" w:rsidP="002A1557">
                                  <w:pPr>
                                    <w:ind w:left="0"/>
                                    <w:jc w:val="center"/>
                                    <w:rPr>
                                      <w:color w:val="0070C0"/>
                                    </w:rPr>
                                  </w:pPr>
                                </w:p>
                                <w:p w14:paraId="2BF6CB83" w14:textId="77777777" w:rsidR="00E62D43" w:rsidRPr="002A1557" w:rsidRDefault="00E62D43" w:rsidP="002A1557">
                                  <w:pPr>
                                    <w:ind w:left="0"/>
                                    <w:jc w:val="center"/>
                                    <w:rPr>
                                      <w:color w:val="0070C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C2BF24" id="_x0000_s1044" style="position:absolute;left:0;text-align:left;margin-left:102.2pt;margin-top:4.6pt;width:92.5pt;height:49.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" fillcolor="white [3201]" strokecolor="#958b8b [3209]" strokeweight="1pt">
                      <v:textbox>
                        <w:txbxContent>
                          <w:p w14:paraId="4C01009C" w14:textId="2B6F8A93" w:rsidR="002A1557" w:rsidRPr="002A1557" w:rsidRDefault="002A1557" w:rsidP="002A1557">
                            <w:pPr>
                              <w:spacing w:beforeLines="20" w:before="48" w:afterLines="20" w:after="48"/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2A155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STRUCTURAL</w:t>
                            </w:r>
                          </w:p>
                          <w:p w14:paraId="21C40670" w14:textId="47D7FB33" w:rsidR="002A1557" w:rsidRDefault="00E62D43" w:rsidP="002A155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</w:t>
                            </w:r>
                            <w:r w:rsidR="002A1557"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ostering convergence by supporting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</w:t>
                            </w:r>
                            <w:r w:rsidR="002A1557" w:rsidRPr="00DB15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 poorer regio</w:t>
                            </w:r>
                            <w:r w:rsidR="002A155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ns </w:t>
                            </w:r>
                          </w:p>
                          <w:p w14:paraId="760F9CC9" w14:textId="77777777" w:rsidR="00E62D43" w:rsidRPr="002A1557" w:rsidRDefault="00E62D43" w:rsidP="002A1557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7C7F1EA9" w14:textId="77777777" w:rsidR="002A1557" w:rsidRDefault="002A1557" w:rsidP="002A1557">
                            <w:pPr>
                              <w:ind w:left="0"/>
                              <w:jc w:val="center"/>
                              <w:rPr>
                                <w:color w:val="0070C0"/>
                              </w:rPr>
                            </w:pPr>
                          </w:p>
                          <w:p w14:paraId="2BF6CB83" w14:textId="77777777" w:rsidR="00E62D43" w:rsidRPr="002A1557" w:rsidRDefault="00E62D43" w:rsidP="002A1557">
                            <w:pPr>
                              <w:ind w:left="0"/>
                              <w:jc w:val="center"/>
                              <w:rPr>
                                <w:color w:val="0070C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D8B9F57" w14:textId="4C5E5473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F29A3E7" w14:textId="31412C8E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862226C" w14:textId="42F883CC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636FD9B" w14:textId="6987A618" w:rsidR="002A1557" w:rsidRDefault="00E62D43" w:rsidP="00E62D4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66B244F" wp14:editId="29761AA5">
                      <wp:simplePos x="0" y="0"/>
                      <wp:positionH relativeFrom="column">
                        <wp:posOffset>3730625</wp:posOffset>
                      </wp:positionH>
                      <wp:positionV relativeFrom="paragraph">
                        <wp:posOffset>132927</wp:posOffset>
                      </wp:positionV>
                      <wp:extent cx="1252855" cy="706755"/>
                      <wp:effectExtent l="0" t="0" r="17145" b="17145"/>
                      <wp:wrapNone/>
                      <wp:docPr id="788883139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855" cy="7067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5C7AE0" w14:textId="72589EAB" w:rsidR="00E62D43" w:rsidRPr="002A1557" w:rsidRDefault="00E62D43" w:rsidP="00E62D43">
                                  <w:pPr>
                                    <w:ind w:left="0"/>
                                    <w:rPr>
                                      <w:color w:val="0070C0"/>
                                    </w:rPr>
                                  </w:pPr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Migrant and border management, security and </w:t>
                                  </w:r>
                                  <w:proofErr w:type="spellStart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defence</w:t>
                                  </w:r>
                                  <w:proofErr w:type="spellEnd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neighbourhood</w:t>
                                  </w:r>
                                  <w:proofErr w:type="spellEnd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 and the world + </w:t>
                                  </w:r>
                                  <w:proofErr w:type="spellStart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neighbourhood</w:t>
                                  </w:r>
                                  <w:proofErr w:type="spellEnd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 and the World (pre-accession assistance to candidate members, European </w:t>
                                  </w:r>
                                  <w:proofErr w:type="spellStart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Neighbouring</w:t>
                                  </w:r>
                                  <w:proofErr w:type="spellEnd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 policies, humanitarian aid, development cooperation)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6B244F" id="_x0000_s1045" style="position:absolute;margin-left:293.75pt;margin-top:10.45pt;width:98.65pt;height:55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" fillcolor="white [3201]" strokecolor="#958b8b [3209]" strokeweight="1pt">
                      <v:textbox>
                        <w:txbxContent>
                          <w:p w14:paraId="495C7AE0" w14:textId="72589EAB" w:rsidR="00E62D43" w:rsidRPr="002A1557" w:rsidRDefault="00E62D43" w:rsidP="00E62D43">
                            <w:pPr>
                              <w:ind w:left="0"/>
                              <w:rPr>
                                <w:color w:val="0070C0"/>
                              </w:rPr>
                            </w:pPr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Migrant and border management, security and </w:t>
                            </w:r>
                            <w:proofErr w:type="spellStart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defence</w:t>
                            </w:r>
                            <w:proofErr w:type="spellEnd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neighbourhood</w:t>
                            </w:r>
                            <w:proofErr w:type="spellEnd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 and the world + </w:t>
                            </w:r>
                            <w:proofErr w:type="spellStart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neighbourhood</w:t>
                            </w:r>
                            <w:proofErr w:type="spellEnd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 and the World (pre-accession assistance to candidate members, European </w:t>
                            </w:r>
                            <w:proofErr w:type="spellStart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Neighbouring</w:t>
                            </w:r>
                            <w:proofErr w:type="spellEnd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 policies, humanitarian aid, development cooperation)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A4369D3" wp14:editId="32E8F79F">
                      <wp:simplePos x="0" y="0"/>
                      <wp:positionH relativeFrom="column">
                        <wp:posOffset>2499995</wp:posOffset>
                      </wp:positionH>
                      <wp:positionV relativeFrom="paragraph">
                        <wp:posOffset>132927</wp:posOffset>
                      </wp:positionV>
                      <wp:extent cx="1201420" cy="706755"/>
                      <wp:effectExtent l="0" t="0" r="17780" b="17145"/>
                      <wp:wrapNone/>
                      <wp:docPr id="2049473971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1420" cy="7067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9F2DAC" w14:textId="5A9DF9F1" w:rsidR="00E62D43" w:rsidRPr="002A1557" w:rsidRDefault="00E62D43" w:rsidP="00E62D43">
                                  <w:pPr>
                                    <w:ind w:left="0"/>
                                    <w:rPr>
                                      <w:color w:val="0070C0"/>
                                    </w:rPr>
                                  </w:pPr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“Single Market, Innovation and Digital, research, student mobility (Erasmus), energy, </w:t>
                                  </w:r>
                                  <w:proofErr w:type="spellStart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competivness</w:t>
                                  </w:r>
                                  <w:proofErr w:type="spellEnd"/>
                                  <w:r w:rsidRPr="00E62D43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 xml:space="preserve"> trans-European transport networks”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369D3" id="_x0000_s1046" style="position:absolute;margin-left:196.85pt;margin-top:10.45pt;width:94.6pt;height:55.6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" fillcolor="white [3201]" strokecolor="#958b8b [3209]" strokeweight="1pt">
                      <v:textbox>
                        <w:txbxContent>
                          <w:p w14:paraId="309F2DAC" w14:textId="5A9DF9F1" w:rsidR="00E62D43" w:rsidRPr="002A1557" w:rsidRDefault="00E62D43" w:rsidP="00E62D43">
                            <w:pPr>
                              <w:ind w:left="0"/>
                              <w:rPr>
                                <w:color w:val="0070C0"/>
                              </w:rPr>
                            </w:pPr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“Single Market, Innovation and Digital, research, student mobility (Erasmus), energy, </w:t>
                            </w:r>
                            <w:proofErr w:type="spellStart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competivness</w:t>
                            </w:r>
                            <w:proofErr w:type="spellEnd"/>
                            <w:r w:rsidRPr="00E62D43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 xml:space="preserve"> trans-European transport networks”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44B0A5E" wp14:editId="2E7053C6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134197</wp:posOffset>
                      </wp:positionV>
                      <wp:extent cx="1165860" cy="706755"/>
                      <wp:effectExtent l="0" t="0" r="15240" b="17145"/>
                      <wp:wrapNone/>
                      <wp:docPr id="210733314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5860" cy="7067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ECC8DC" w14:textId="435C9779" w:rsidR="00E62D43" w:rsidRDefault="00E62D43" w:rsidP="00E62D4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2A1557"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  <w:t>‘Cohesion, Resilience and Values’</w:t>
                                  </w:r>
                                </w:p>
                                <w:p w14:paraId="677B76E0" w14:textId="77777777" w:rsidR="00E62D43" w:rsidRDefault="00E62D43" w:rsidP="00E62D4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i/>
                                      <w:iCs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193759D" w14:textId="77777777" w:rsidR="00E62D43" w:rsidRPr="002A1557" w:rsidRDefault="00E62D43" w:rsidP="00E62D4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E2939C" w14:textId="77777777" w:rsidR="00E62D43" w:rsidRPr="002A1557" w:rsidRDefault="00E62D43" w:rsidP="00E62D43">
                                  <w:pPr>
                                    <w:ind w:left="0"/>
                                    <w:jc w:val="center"/>
                                    <w:rPr>
                                      <w:color w:val="0070C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B0A5E" id="_x0000_s1047" style="position:absolute;margin-left:102.1pt;margin-top:10.55pt;width:91.8pt;height:55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" fillcolor="white [3201]" strokecolor="#958b8b [3209]" strokeweight="1pt">
                      <v:textbox>
                        <w:txbxContent>
                          <w:p w14:paraId="7BECC8DC" w14:textId="435C9779" w:rsidR="00E62D43" w:rsidRDefault="00E62D43" w:rsidP="00E62D4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2A1557"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  <w:t>‘Cohesion, Resilience and Values’</w:t>
                            </w:r>
                          </w:p>
                          <w:p w14:paraId="677B76E0" w14:textId="77777777" w:rsidR="00E62D43" w:rsidRDefault="00E62D43" w:rsidP="00E62D4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i/>
                                <w:iCs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5193759D" w14:textId="77777777" w:rsidR="00E62D43" w:rsidRPr="002A1557" w:rsidRDefault="00E62D43" w:rsidP="00E62D4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45E2939C" w14:textId="77777777" w:rsidR="00E62D43" w:rsidRPr="002A1557" w:rsidRDefault="00E62D43" w:rsidP="00E62D43">
                            <w:pPr>
                              <w:ind w:left="0"/>
                              <w:jc w:val="center"/>
                              <w:rPr>
                                <w:color w:val="0070C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C3598E" w14:textId="58C43280" w:rsidR="002A1557" w:rsidRPr="00DB150D" w:rsidRDefault="002A1557" w:rsidP="00E62D4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D2A5612" w14:textId="434DCE4D" w:rsidR="004739B6" w:rsidRDefault="004739B6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055DDF7" w14:textId="75190D20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A34C829" w14:textId="5E46B37D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F962BB4" w14:textId="2E2E3F1D" w:rsidR="002A1557" w:rsidRDefault="002A1557" w:rsidP="004739B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3182DBA" w14:textId="72B69757" w:rsidR="000C7781" w:rsidRDefault="000C7781" w:rsidP="00E62D4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C103DED" w14:textId="77777777" w:rsidR="00C175ED" w:rsidRDefault="00C175ED" w:rsidP="00411A4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085BE80" w14:textId="0BAE6584" w:rsidR="00C175ED" w:rsidRPr="00C175ED" w:rsidRDefault="00C175ED" w:rsidP="00411A4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C175ED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Evolution of expenditure</w:t>
            </w:r>
          </w:p>
          <w:p w14:paraId="7A7E6C7A" w14:textId="730E8EB6" w:rsidR="00411A41" w:rsidRDefault="000C7781" w:rsidP="00411A4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0C7781">
              <w:rPr>
                <w:rFonts w:ascii="Garamond" w:hAnsi="Garamond"/>
                <w:sz w:val="16"/>
                <w:szCs w:val="16"/>
              </w:rPr>
              <w:t xml:space="preserve">Increase of expenditure (overall steady growth in budget over time) but always below 1.2% of </w:t>
            </w:r>
            <w:proofErr w:type="spellStart"/>
            <w:r w:rsidRPr="000C7781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Pr="000C7781">
              <w:rPr>
                <w:rFonts w:ascii="Garamond" w:hAnsi="Garamond"/>
                <w:sz w:val="16"/>
                <w:szCs w:val="16"/>
              </w:rPr>
              <w:t xml:space="preserve"> GNI</w:t>
            </w:r>
          </w:p>
          <w:p w14:paraId="76E1CD55" w14:textId="4BBFADAA" w:rsidR="00411A41" w:rsidRDefault="00411A41" w:rsidP="000B4B3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13DB1761" wp14:editId="5091ECE4">
                  <wp:extent cx="5209494" cy="1269402"/>
                  <wp:effectExtent l="0" t="0" r="0" b="635"/>
                  <wp:docPr id="1636802625" name="Picture 15" descr="A close-up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02625" name="Picture 15" descr="A close-up of a graph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179" cy="127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75A29" w14:textId="77777777" w:rsidR="00411A41" w:rsidRPr="00DB150D" w:rsidRDefault="00411A41" w:rsidP="00824DD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D101662" w14:textId="3ED3FF04" w:rsidR="00782B03" w:rsidRDefault="0037176F" w:rsidP="00B80A6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DB150D">
              <w:rPr>
                <w:rFonts w:ascii="Garamond" w:hAnsi="Garamond"/>
                <w:b/>
                <w:bCs/>
                <w:sz w:val="16"/>
                <w:szCs w:val="16"/>
              </w:rPr>
              <w:t>Revenues</w:t>
            </w:r>
          </w:p>
          <w:p w14:paraId="734155AA" w14:textId="0C88CFD0" w:rsidR="00B80A61" w:rsidRPr="00B80A61" w:rsidRDefault="00B80A61" w:rsidP="00B80A6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D6795BC" wp14:editId="0BFA02C2">
                      <wp:simplePos x="0" y="0"/>
                      <wp:positionH relativeFrom="column">
                        <wp:posOffset>2357120</wp:posOffset>
                      </wp:positionH>
                      <wp:positionV relativeFrom="paragraph">
                        <wp:posOffset>6350</wp:posOffset>
                      </wp:positionV>
                      <wp:extent cx="901700" cy="344805"/>
                      <wp:effectExtent l="0" t="0" r="12700" b="10795"/>
                      <wp:wrapNone/>
                      <wp:docPr id="17772190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3448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83C9F2" w14:textId="187C419C" w:rsidR="00782B03" w:rsidRPr="00782B03" w:rsidRDefault="00782B03" w:rsidP="00782B03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</w:pPr>
                                  <w:r w:rsidRPr="00782B0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it-IT"/>
                                    </w:rPr>
                                    <w:t>Revenues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6795BC" id="_x0000_s1048" style="position:absolute;left:0;text-align:left;margin-left:185.6pt;margin-top:.5pt;width:71pt;height:27.1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" fillcolor="white [3201]" strokecolor="#00b050" strokeweight="1pt">
                      <v:textbox>
                        <w:txbxContent>
                          <w:p w14:paraId="5983C9F2" w14:textId="187C419C" w:rsidR="00782B03" w:rsidRPr="00782B03" w:rsidRDefault="00782B03" w:rsidP="00782B03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782B03">
                              <w:rPr>
                                <w:rFonts w:ascii="Garamond" w:hAnsi="Garamond"/>
                                <w:sz w:val="16"/>
                                <w:szCs w:val="16"/>
                                <w:lang w:val="it-IT"/>
                              </w:rPr>
                              <w:t>Revenues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4AA9A9" w14:textId="7A56AC64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D32281A" w14:textId="56949D80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w:drawing>
                <wp:anchor distT="0" distB="0" distL="114300" distR="114300" simplePos="0" relativeHeight="251695104" behindDoc="1" locked="0" layoutInCell="1" allowOverlap="1" wp14:anchorId="116ADFD7" wp14:editId="0E8A7101">
                  <wp:simplePos x="0" y="0"/>
                  <wp:positionH relativeFrom="column">
                    <wp:posOffset>512104</wp:posOffset>
                  </wp:positionH>
                  <wp:positionV relativeFrom="paragraph">
                    <wp:posOffset>72390</wp:posOffset>
                  </wp:positionV>
                  <wp:extent cx="4685030" cy="252095"/>
                  <wp:effectExtent l="0" t="0" r="1270" b="1905"/>
                  <wp:wrapTight wrapText="bothSides">
                    <wp:wrapPolygon edited="0">
                      <wp:start x="0" y="0"/>
                      <wp:lineTo x="0" y="20675"/>
                      <wp:lineTo x="21547" y="20675"/>
                      <wp:lineTo x="21547" y="0"/>
                      <wp:lineTo x="0" y="0"/>
                    </wp:wrapPolygon>
                  </wp:wrapTight>
                  <wp:docPr id="13671635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163547" name="Picture 136716354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030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6B7B7E" w14:textId="03E792FD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6F7F6F" w14:textId="2D54B98A" w:rsidR="00782B03" w:rsidRDefault="00B80A6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406555F" wp14:editId="56A830F2">
                      <wp:simplePos x="0" y="0"/>
                      <wp:positionH relativeFrom="column">
                        <wp:posOffset>5400675</wp:posOffset>
                      </wp:positionH>
                      <wp:positionV relativeFrom="paragraph">
                        <wp:posOffset>49530</wp:posOffset>
                      </wp:positionV>
                      <wp:extent cx="0" cy="163195"/>
                      <wp:effectExtent l="0" t="0" r="12700" b="14605"/>
                      <wp:wrapNone/>
                      <wp:docPr id="178382119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A02C52" id="Straight Connector 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25pt,3.9pt" to="425.25pt,1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C034211" wp14:editId="0D6AA489">
                      <wp:simplePos x="0" y="0"/>
                      <wp:positionH relativeFrom="column">
                        <wp:posOffset>3705225</wp:posOffset>
                      </wp:positionH>
                      <wp:positionV relativeFrom="paragraph">
                        <wp:posOffset>50165</wp:posOffset>
                      </wp:positionV>
                      <wp:extent cx="0" cy="163195"/>
                      <wp:effectExtent l="0" t="0" r="12700" b="14605"/>
                      <wp:wrapNone/>
                      <wp:docPr id="61590208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50D76C" id="Straight Connector 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75pt,3.95pt" to="291.75pt,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F8448F5" wp14:editId="4F36CF78">
                      <wp:simplePos x="0" y="0"/>
                      <wp:positionH relativeFrom="column">
                        <wp:posOffset>2172970</wp:posOffset>
                      </wp:positionH>
                      <wp:positionV relativeFrom="paragraph">
                        <wp:posOffset>50800</wp:posOffset>
                      </wp:positionV>
                      <wp:extent cx="0" cy="163195"/>
                      <wp:effectExtent l="0" t="0" r="12700" b="14605"/>
                      <wp:wrapNone/>
                      <wp:docPr id="114728395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93AEE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1pt,4pt" to="171.1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856D5A8" wp14:editId="04C2152D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51223</wp:posOffset>
                      </wp:positionV>
                      <wp:extent cx="0" cy="163195"/>
                      <wp:effectExtent l="0" t="0" r="12700" b="14605"/>
                      <wp:wrapNone/>
                      <wp:docPr id="79287051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31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33F891" id="Straight Connector 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4.05pt" to="42.7pt,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77C3707" wp14:editId="24B30603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51012</wp:posOffset>
                      </wp:positionV>
                      <wp:extent cx="4856480" cy="0"/>
                      <wp:effectExtent l="0" t="0" r="7620" b="12700"/>
                      <wp:wrapNone/>
                      <wp:docPr id="4415203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64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9CEEC3" id="Straight Connector 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4pt" to="425.1pt,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6858FF27" w14:textId="72DBEAE0" w:rsidR="00782B03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BEFC8" wp14:editId="3D4D6909">
                      <wp:simplePos x="0" y="0"/>
                      <wp:positionH relativeFrom="column">
                        <wp:posOffset>4631980</wp:posOffset>
                      </wp:positionH>
                      <wp:positionV relativeFrom="paragraph">
                        <wp:posOffset>120800</wp:posOffset>
                      </wp:positionV>
                      <wp:extent cx="1449070" cy="1720215"/>
                      <wp:effectExtent l="0" t="0" r="11430" b="6985"/>
                      <wp:wrapNone/>
                      <wp:docPr id="1428650909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7202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F8921A" w14:textId="1F3AE9E2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4. Plastic own resource</w:t>
                                  </w:r>
                                </w:p>
                                <w:p w14:paraId="64965D7E" w14:textId="77777777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7E977DD" w14:textId="23AD355E" w:rsidR="00782F0D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• National contribution based on the amount of non-recycled plastic packaging waste</w:t>
                                  </w:r>
                                  <w:r w:rsid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(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€0.80</w:t>
                                  </w:r>
                                  <w:r w:rsid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per kg)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.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 w:rsidR="004C2B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L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ess wealthy 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States: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They get back €0.80 paid on a number of 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kg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equal to 3.8 population. That is, no contribution for up to 3.8 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kg/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citizen. 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Smart: 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It is a resource, but it </w:t>
                                  </w:r>
                                  <w:r w:rsid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is 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also an incentive for states to reduce pollution.</w:t>
                                  </w:r>
                                  <w:r w:rsidR="004C2B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Good Direction!</w:t>
                                  </w:r>
                                </w:p>
                                <w:p w14:paraId="2080BE62" w14:textId="77777777" w:rsidR="004C2B41" w:rsidRDefault="004C2B4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70F47D8" w14:textId="77777777" w:rsidR="004C2B41" w:rsidRPr="00AD4BD5" w:rsidRDefault="004C2B4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EE03F5A" w14:textId="77777777" w:rsidR="00B80A61" w:rsidRPr="00AD4BD5" w:rsidRDefault="00B80A61" w:rsidP="00B80A6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BEFC8" id="Rectangle 7" o:spid="_x0000_s1049" style="position:absolute;left:0;text-align:left;margin-left:364.7pt;margin-top:9.5pt;width:114.1pt;height:135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" fillcolor="white [3201]" strokecolor="#00b050" strokeweight="1pt">
                      <v:textbox>
                        <w:txbxContent>
                          <w:p w14:paraId="46F8921A" w14:textId="1F3AE9E2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4. Plastic own resource</w:t>
                            </w:r>
                          </w:p>
                          <w:p w14:paraId="64965D7E" w14:textId="77777777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7E977DD" w14:textId="23AD355E" w:rsidR="00782F0D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• National contribution based on the amount of non-recycled plastic packaging waste</w:t>
                            </w:r>
                            <w:r w:rsid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€0.80</w:t>
                            </w:r>
                            <w:r w:rsid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per kg)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4C2B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L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ess wealthy 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States: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They get back €0.80 paid on a number of 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kg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equal to 3.8 population. That is, no contribution for up to 3.8 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kg/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citizen. 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Smart: 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It is a resource, but it </w:t>
                            </w:r>
                            <w:r w:rsid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is 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also an incentive for states to reduce pollution.</w:t>
                            </w:r>
                            <w:r w:rsidR="004C2B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Good Direction!</w:t>
                            </w:r>
                          </w:p>
                          <w:p w14:paraId="2080BE62" w14:textId="77777777" w:rsidR="004C2B41" w:rsidRDefault="004C2B4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70F47D8" w14:textId="77777777" w:rsidR="004C2B41" w:rsidRPr="00AD4BD5" w:rsidRDefault="004C2B4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EE03F5A" w14:textId="77777777" w:rsidR="00B80A61" w:rsidRPr="00AD4BD5" w:rsidRDefault="00B80A61" w:rsidP="00B80A6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87650AD" wp14:editId="5DC3472D">
                      <wp:simplePos x="0" y="0"/>
                      <wp:positionH relativeFrom="column">
                        <wp:posOffset>3127180</wp:posOffset>
                      </wp:positionH>
                      <wp:positionV relativeFrom="paragraph">
                        <wp:posOffset>120800</wp:posOffset>
                      </wp:positionV>
                      <wp:extent cx="1449070" cy="1720215"/>
                      <wp:effectExtent l="0" t="0" r="11430" b="6985"/>
                      <wp:wrapNone/>
                      <wp:docPr id="3886766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7202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E9AF71" w14:textId="05F51402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 xml:space="preserve">3. GNI </w:t>
                                  </w:r>
                                </w:p>
                                <w:p w14:paraId="47703698" w14:textId="77777777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</w:p>
                                <w:p w14:paraId="00FD7EC8" w14:textId="3ED2A25D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• Introduced as a marginal resource in the 1980s: 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contributions from </w:t>
                                  </w:r>
                                  <w:r w:rsid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MS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to make </w:t>
                                  </w:r>
                                  <w:r w:rsid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eq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in the budget hold. 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Financing: </w:t>
                                  </w:r>
                                  <w:r w:rsidR="00CD6CD5" w:rsidRPr="00CD6C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The rate is fixed during the budgetary procedure (now 0.7-0.8%). 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The same % on each State’s GNI. A reduction has been granted to: Den, Ger, Net, Swe, and </w:t>
                                  </w:r>
                                  <w:proofErr w:type="spellStart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Aut</w:t>
                                  </w:r>
                                  <w:proofErr w:type="spellEnd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. The transfer is national gov def!</w:t>
                                  </w:r>
                                </w:p>
                                <w:p w14:paraId="5F4C622E" w14:textId="77777777" w:rsidR="00B80A61" w:rsidRPr="00AD4BD5" w:rsidRDefault="00B80A61" w:rsidP="00B80A6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05F76F9" w14:textId="77777777" w:rsidR="00B80A61" w:rsidRPr="00AD4BD5" w:rsidRDefault="00B80A61" w:rsidP="00B80A6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650AD" id="_x0000_s1050" style="position:absolute;left:0;text-align:left;margin-left:246.25pt;margin-top:9.5pt;width:114.1pt;height:135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" fillcolor="white [3201]" strokecolor="#00b050" strokeweight="1pt">
                      <v:textbox>
                        <w:txbxContent>
                          <w:p w14:paraId="30E9AF71" w14:textId="05F51402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 xml:space="preserve">3. GNI </w:t>
                            </w:r>
                          </w:p>
                          <w:p w14:paraId="47703698" w14:textId="77777777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</w:p>
                          <w:p w14:paraId="00FD7EC8" w14:textId="3ED2A25D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• Introduced as a marginal resource in the 1980s: 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contributions from </w:t>
                            </w:r>
                            <w:r w:rsid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to make </w:t>
                            </w:r>
                            <w:r w:rsid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eq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in the budget hold. 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Financing: </w:t>
                            </w:r>
                            <w:r w:rsidR="00CD6CD5" w:rsidRPr="00CD6C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The rate is fixed during the budgetary procedure (now 0.7-0.8%). 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The same % on each State’s GNI. A reduction has been granted to: Den, Ger, Net, Swe, and </w:t>
                            </w:r>
                            <w:proofErr w:type="spellStart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Aut</w:t>
                            </w:r>
                            <w:proofErr w:type="spellEnd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 The transfer is national gov def!</w:t>
                            </w:r>
                          </w:p>
                          <w:p w14:paraId="5F4C622E" w14:textId="77777777" w:rsidR="00B80A61" w:rsidRPr="00AD4BD5" w:rsidRDefault="00B80A61" w:rsidP="00B80A6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05F76F9" w14:textId="77777777" w:rsidR="00B80A61" w:rsidRPr="00AD4BD5" w:rsidRDefault="00B80A61" w:rsidP="00B80A6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758837C" wp14:editId="278E7013">
                      <wp:simplePos x="0" y="0"/>
                      <wp:positionH relativeFrom="column">
                        <wp:posOffset>1615180</wp:posOffset>
                      </wp:positionH>
                      <wp:positionV relativeFrom="paragraph">
                        <wp:posOffset>128000</wp:posOffset>
                      </wp:positionV>
                      <wp:extent cx="1466215" cy="1713015"/>
                      <wp:effectExtent l="0" t="0" r="6985" b="14605"/>
                      <wp:wrapNone/>
                      <wp:docPr id="169353147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215" cy="17130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251D4B" w14:textId="645D3CE5" w:rsidR="00782B03" w:rsidRPr="00AD4BD5" w:rsidRDefault="00B80A61" w:rsidP="00AD4BD5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 xml:space="preserve">2. </w:t>
                                  </w:r>
                                  <w:r w:rsidR="00782B03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VAT</w:t>
                                  </w:r>
                                </w:p>
                                <w:p w14:paraId="2537A9E3" w14:textId="77777777" w:rsidR="00B80A61" w:rsidRPr="00AD4BD5" w:rsidRDefault="00B80A61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</w:p>
                                <w:p w14:paraId="01495149" w14:textId="53056E33" w:rsidR="00AD4BD5" w:rsidRPr="00AD4BD5" w:rsidRDefault="00782B03" w:rsidP="00AD4BD5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• Tax on Consumption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. 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It is computed by applying a Eu VAT rate (today 0.3%) to a VAT base</w:t>
                                  </w:r>
                                  <w:r w:rsidR="00AD4BD5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*</w:t>
                                  </w:r>
                                </w:p>
                                <w:p w14:paraId="746DFE96" w14:textId="44A2D2AE" w:rsidR="00AD4BD5" w:rsidRPr="00AD4BD5" w:rsidRDefault="00AD4BD5" w:rsidP="00AD4BD5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*tax revenue = tax rate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5"/>
                                        <w:szCs w:val="15"/>
                                      </w:rPr>
                                      <m:t>×</m:t>
                                    </m:r>
                                  </m:oMath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tax base</w:t>
                                  </w:r>
                                </w:p>
                                <w:p w14:paraId="3ACCB2FC" w14:textId="4388F097" w:rsidR="00AD4BD5" w:rsidRPr="00AD4BD5" w:rsidRDefault="00AD4BD5" w:rsidP="00AD4BD5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=&gt; tax base = tax Rev / tax rate</w:t>
                                  </w:r>
                                </w:p>
                                <w:p w14:paraId="6AE409A1" w14:textId="2E34F941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Note: there is a cap </w:t>
                                  </w:r>
                                  <w:proofErr w:type="spellStart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st</w:t>
                                  </w:r>
                                  <w:proofErr w:type="spellEnd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if VAT base &gt; 50% of GNI you use 50% GNI. Why cap? VAT is regressive. Poorer countries will have a tax base </w:t>
                                  </w:r>
                                  <w:proofErr w:type="spellStart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reltively</w:t>
                                  </w:r>
                                  <w:proofErr w:type="spellEnd"/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high wrt total GNI. </w:t>
                                  </w:r>
                                </w:p>
                                <w:p w14:paraId="618F56E5" w14:textId="77777777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65FD6B4E" w14:textId="77777777" w:rsidR="00B80A61" w:rsidRPr="00AD4BD5" w:rsidRDefault="00B80A61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4D4E4BE0" w14:textId="77777777" w:rsidR="00B80A61" w:rsidRPr="00AD4BD5" w:rsidRDefault="00B80A61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19FDD45E" w14:textId="77777777" w:rsidR="00782B03" w:rsidRPr="00AD4BD5" w:rsidRDefault="00782B03" w:rsidP="00782B03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8837C" id="_x0000_s1051" style="position:absolute;left:0;text-align:left;margin-left:127.2pt;margin-top:10.1pt;width:115.45pt;height:134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" fillcolor="white [3201]" strokecolor="#00b050" strokeweight="1pt">
                      <v:textbox>
                        <w:txbxContent>
                          <w:p w14:paraId="63251D4B" w14:textId="645D3CE5" w:rsidR="00782B03" w:rsidRPr="00AD4BD5" w:rsidRDefault="00B80A61" w:rsidP="00AD4BD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 xml:space="preserve">2. </w:t>
                            </w:r>
                            <w:r w:rsidR="00782B03"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VAT</w:t>
                            </w:r>
                          </w:p>
                          <w:p w14:paraId="2537A9E3" w14:textId="77777777" w:rsidR="00B80A61" w:rsidRPr="00AD4BD5" w:rsidRDefault="00B80A61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</w:p>
                          <w:p w14:paraId="01495149" w14:textId="53056E33" w:rsidR="00AD4BD5" w:rsidRPr="00AD4BD5" w:rsidRDefault="00782B03" w:rsidP="00AD4BD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• Tax on Consumption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It is computed by applying a Eu VAT rate (today 0.3%) to a VAT base</w:t>
                            </w:r>
                            <w:r w:rsidR="00AD4BD5"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*</w:t>
                            </w:r>
                          </w:p>
                          <w:p w14:paraId="746DFE96" w14:textId="44A2D2AE" w:rsidR="00AD4BD5" w:rsidRPr="00AD4BD5" w:rsidRDefault="00AD4BD5" w:rsidP="00AD4BD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*tax revenue = tax rate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×</m:t>
                              </m:r>
                            </m:oMath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tax base</w:t>
                            </w:r>
                          </w:p>
                          <w:p w14:paraId="3ACCB2FC" w14:textId="4388F097" w:rsidR="00AD4BD5" w:rsidRPr="00AD4BD5" w:rsidRDefault="00AD4BD5" w:rsidP="00AD4BD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=&gt; tax base = tax Rev / tax rate</w:t>
                            </w:r>
                          </w:p>
                          <w:p w14:paraId="6AE409A1" w14:textId="2E34F941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Note: there is a cap </w:t>
                            </w:r>
                            <w:proofErr w:type="spellStart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st</w:t>
                            </w:r>
                            <w:proofErr w:type="spellEnd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if VAT base &gt; 50% of GNI you use 50% GNI. Why cap? VAT is regressive. Poorer countries will have a tax base </w:t>
                            </w:r>
                            <w:proofErr w:type="spellStart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reltively</w:t>
                            </w:r>
                            <w:proofErr w:type="spellEnd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high wrt total GNI. </w:t>
                            </w:r>
                          </w:p>
                          <w:p w14:paraId="618F56E5" w14:textId="77777777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65FD6B4E" w14:textId="77777777" w:rsidR="00B80A61" w:rsidRPr="00AD4BD5" w:rsidRDefault="00B80A61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D4E4BE0" w14:textId="77777777" w:rsidR="00B80A61" w:rsidRPr="00AD4BD5" w:rsidRDefault="00B80A61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9FDD45E" w14:textId="77777777" w:rsidR="00782B03" w:rsidRPr="00AD4BD5" w:rsidRDefault="00782B03" w:rsidP="00782B03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60659A1" wp14:editId="1E6E63DE">
                      <wp:simplePos x="0" y="0"/>
                      <wp:positionH relativeFrom="column">
                        <wp:posOffset>31180</wp:posOffset>
                      </wp:positionH>
                      <wp:positionV relativeFrom="paragraph">
                        <wp:posOffset>120800</wp:posOffset>
                      </wp:positionV>
                      <wp:extent cx="1536065" cy="1720800"/>
                      <wp:effectExtent l="0" t="0" r="13335" b="6985"/>
                      <wp:wrapNone/>
                      <wp:docPr id="161309834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065" cy="1720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9B5A48" w14:textId="636D0347" w:rsidR="00782B03" w:rsidRPr="00AD4BD5" w:rsidRDefault="00B80A61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 xml:space="preserve">1. </w:t>
                                  </w:r>
                                  <w:r w:rsidR="00782B03"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 xml:space="preserve">“Traditional” own resource (Tor) </w:t>
                                  </w:r>
                                </w:p>
                                <w:p w14:paraId="10C5952A" w14:textId="77777777" w:rsidR="00B80A61" w:rsidRPr="00AD4BD5" w:rsidRDefault="00B80A61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</w:p>
                                <w:p w14:paraId="01247544" w14:textId="300A786C" w:rsidR="00782B03" w:rsidRPr="00AD4BD5" w:rsidRDefault="00782B03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• Custom duties collected by nat customs authorities and transferred directly to the EU coffers (States keep 25%). Until 2017 there were also sugar levies. </w:t>
                                  </w:r>
                                  <w:r w:rsidR="00411A41"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this is the first and most complete expression of the financial autonomy of the EU (automatic)</w:t>
                                  </w:r>
                                </w:p>
                                <w:p w14:paraId="7E3259AB" w14:textId="77777777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4D07F938" w14:textId="77777777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826DBA2" w14:textId="77777777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4D2B76F" w14:textId="77777777" w:rsidR="00AD4BD5" w:rsidRPr="00AD4BD5" w:rsidRDefault="00AD4BD5" w:rsidP="00782B0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3704356" w14:textId="77777777" w:rsidR="00782B03" w:rsidRPr="00AD4BD5" w:rsidRDefault="00782B03" w:rsidP="00782B03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659A1" id="_x0000_s1052" style="position:absolute;left:0;text-align:left;margin-left:2.45pt;margin-top:9.5pt;width:120.95pt;height:13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" fillcolor="white [3201]" strokecolor="#00b050" strokeweight="1pt">
                      <v:textbox>
                        <w:txbxContent>
                          <w:p w14:paraId="719B5A48" w14:textId="636D0347" w:rsidR="00782B03" w:rsidRPr="00AD4BD5" w:rsidRDefault="00B80A61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 xml:space="preserve">1. </w:t>
                            </w:r>
                            <w:r w:rsidR="00782B03" w:rsidRPr="00AD4BD5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 xml:space="preserve">“Traditional” own resource (Tor) </w:t>
                            </w:r>
                          </w:p>
                          <w:p w14:paraId="10C5952A" w14:textId="77777777" w:rsidR="00B80A61" w:rsidRPr="00AD4BD5" w:rsidRDefault="00B80A61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</w:pPr>
                          </w:p>
                          <w:p w14:paraId="01247544" w14:textId="300A786C" w:rsidR="00782B03" w:rsidRPr="00AD4BD5" w:rsidRDefault="00782B03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• Custom duties collected by nat customs authorities and transferred directly to the EU coffers (States keep 25%). Until 2017 there were also sugar levies. </w:t>
                            </w:r>
                            <w:r w:rsidR="00411A41"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this is the first and most complete expression of the financial autonomy of the EU (automatic)</w:t>
                            </w:r>
                          </w:p>
                          <w:p w14:paraId="7E3259AB" w14:textId="77777777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D07F938" w14:textId="77777777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826DBA2" w14:textId="77777777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4D2B76F" w14:textId="77777777" w:rsidR="00AD4BD5" w:rsidRPr="00AD4BD5" w:rsidRDefault="00AD4BD5" w:rsidP="00782B0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3704356" w14:textId="77777777" w:rsidR="00782B03" w:rsidRPr="00AD4BD5" w:rsidRDefault="00782B03" w:rsidP="00782B03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7D24D1" w14:textId="7B84F4CA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D8D607D" w14:textId="4FC8535C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F958479" w14:textId="4A7FF113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B44C2BC" w14:textId="6AE372A4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C04DA04" w14:textId="62AE9B2B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564273C" w14:textId="7FFE2BC4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360D06D" w14:textId="2A2744AA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79E9BE1" w14:textId="19C308F8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F7E88EF" w14:textId="77777777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B9D105" w14:textId="33748580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3F1A6E" w14:textId="1BE97A46" w:rsidR="00782B03" w:rsidRDefault="00782B0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747D66C" w14:textId="77777777" w:rsidR="00411A41" w:rsidRDefault="00411A41" w:rsidP="00411A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EBD8371" w14:textId="77777777" w:rsidR="00411A41" w:rsidRDefault="00411A41" w:rsidP="00411A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C45C2B" w14:textId="074995BE" w:rsidR="00411A41" w:rsidRDefault="00411A41" w:rsidP="00411A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 Dimension:</w:t>
            </w:r>
          </w:p>
          <w:p w14:paraId="0C09FCA2" w14:textId="6EE47DE7" w:rsidR="00411A41" w:rsidRDefault="00077373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B6F0340" wp14:editId="18ECCCD6">
                      <wp:simplePos x="0" y="0"/>
                      <wp:positionH relativeFrom="column">
                        <wp:posOffset>4641120</wp:posOffset>
                      </wp:positionH>
                      <wp:positionV relativeFrom="paragraph">
                        <wp:posOffset>5133</wp:posOffset>
                      </wp:positionV>
                      <wp:extent cx="1449070" cy="1392055"/>
                      <wp:effectExtent l="0" t="0" r="11430" b="17780"/>
                      <wp:wrapNone/>
                      <wp:docPr id="147076721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3920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2F10ED" w14:textId="231A9781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Very small and (hopefully?) transitory</w:t>
                                  </w:r>
                                </w:p>
                                <w:p w14:paraId="79F1ABF2" w14:textId="77777777" w:rsidR="00411A41" w:rsidRPr="00AD4BD5" w:rsidRDefault="00411A41" w:rsidP="00411A4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F0340" id="_x0000_s1053" style="position:absolute;left:0;text-align:left;margin-left:365.45pt;margin-top:.4pt;width:114.1pt;height:109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" fillcolor="white [3201]" strokecolor="#0070c0" strokeweight="1pt">
                      <v:textbox>
                        <w:txbxContent>
                          <w:p w14:paraId="242F10ED" w14:textId="231A9781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•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Very small and (hopefully?) transitory</w:t>
                            </w:r>
                          </w:p>
                          <w:p w14:paraId="79F1ABF2" w14:textId="77777777" w:rsidR="00411A41" w:rsidRPr="00AD4BD5" w:rsidRDefault="00411A41" w:rsidP="00411A4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089AE9C" wp14:editId="13965895">
                      <wp:simplePos x="0" y="0"/>
                      <wp:positionH relativeFrom="column">
                        <wp:posOffset>3136576</wp:posOffset>
                      </wp:positionH>
                      <wp:positionV relativeFrom="paragraph">
                        <wp:posOffset>5133</wp:posOffset>
                      </wp:positionV>
                      <wp:extent cx="1449070" cy="1392555"/>
                      <wp:effectExtent l="0" t="0" r="11430" b="17145"/>
                      <wp:wrapNone/>
                      <wp:docPr id="10864450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3925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97BD03" w14:textId="77777777" w:rsidR="00411A41" w:rsidRPr="00AD4BD5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• From 10% in 1988 to 73% now.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N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ow resources for the EU are largely in the hands of the EU govs = loss of financial autonomy for the EU.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EP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is ambitious but gov do not want to expand deficits</w:t>
                                  </w:r>
                                </w:p>
                                <w:p w14:paraId="5F3AFD7F" w14:textId="77777777" w:rsidR="00411A41" w:rsidRPr="00AD4BD5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5F311D65" w14:textId="77777777" w:rsidR="00411A41" w:rsidRPr="00AD4BD5" w:rsidRDefault="00411A41" w:rsidP="00411A4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9AE9C" id="_x0000_s1054" style="position:absolute;left:0;text-align:left;margin-left:246.95pt;margin-top:.4pt;width:114.1pt;height:109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" fillcolor="white [3201]" strokecolor="#0070c0" strokeweight="1pt">
                      <v:textbox>
                        <w:txbxContent>
                          <w:p w14:paraId="3397BD03" w14:textId="77777777" w:rsidR="00411A41" w:rsidRPr="00AD4BD5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• From 10% in 1988 to 73% now.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N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ow resources for the EU are largely in the hands of the EU </w:t>
                            </w:r>
                            <w:proofErr w:type="spellStart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govs</w:t>
                            </w:r>
                            <w:proofErr w:type="spellEnd"/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 loss of financial autonomy for the EU.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EP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is ambitious but gov do not want to expand deficits</w:t>
                            </w:r>
                          </w:p>
                          <w:p w14:paraId="5F3AFD7F" w14:textId="77777777" w:rsidR="00411A41" w:rsidRPr="00AD4BD5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F311D65" w14:textId="77777777" w:rsidR="00411A41" w:rsidRPr="00AD4BD5" w:rsidRDefault="00411A41" w:rsidP="00411A4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E47858" wp14:editId="66C5F1C2">
                      <wp:simplePos x="0" y="0"/>
                      <wp:positionH relativeFrom="column">
                        <wp:posOffset>1612576</wp:posOffset>
                      </wp:positionH>
                      <wp:positionV relativeFrom="paragraph">
                        <wp:posOffset>11619</wp:posOffset>
                      </wp:positionV>
                      <wp:extent cx="1466215" cy="1386070"/>
                      <wp:effectExtent l="0" t="0" r="6985" b="11430"/>
                      <wp:wrapNone/>
                      <wp:docPr id="194674965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215" cy="13860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5047AA" w14:textId="77777777" w:rsidR="00411A41" w:rsidRPr="00AD4BD5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• The VAT own resource makes up around 12% of total revenues.</w:t>
                                  </w:r>
                                </w:p>
                                <w:p w14:paraId="0700A3B2" w14:textId="77777777" w:rsidR="00411A41" w:rsidRPr="00AD4BD5" w:rsidRDefault="00411A41" w:rsidP="00411A4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47858" id="_x0000_s1055" style="position:absolute;left:0;text-align:left;margin-left:126.95pt;margin-top:.9pt;width:115.45pt;height:109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" fillcolor="white [3201]" strokecolor="#0070c0" strokeweight="1pt">
                      <v:textbox>
                        <w:txbxContent>
                          <w:p w14:paraId="585047AA" w14:textId="77777777" w:rsidR="00411A41" w:rsidRPr="00AD4BD5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• The VAT own resource makes up around 12% of total revenues.</w:t>
                            </w:r>
                          </w:p>
                          <w:p w14:paraId="0700A3B2" w14:textId="77777777" w:rsidR="00411A41" w:rsidRPr="00AD4BD5" w:rsidRDefault="00411A41" w:rsidP="00411A4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11A41"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9A49EA5" wp14:editId="683D0847">
                      <wp:simplePos x="0" y="0"/>
                      <wp:positionH relativeFrom="column">
                        <wp:posOffset>37227</wp:posOffset>
                      </wp:positionH>
                      <wp:positionV relativeFrom="paragraph">
                        <wp:posOffset>7540</wp:posOffset>
                      </wp:positionV>
                      <wp:extent cx="1536065" cy="1393031"/>
                      <wp:effectExtent l="0" t="0" r="13335" b="17145"/>
                      <wp:wrapNone/>
                      <wp:docPr id="1795385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065" cy="139303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4B8587" w14:textId="77777777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• In the 1970s and 1980s, 50% of the EU revenues; Now 15%. Their decrease is due to:</w:t>
                                  </w:r>
                                </w:p>
                                <w:p w14:paraId="386FC809" w14:textId="77777777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(1) the increase in the absolute size of the EU budget; </w:t>
                                  </w:r>
                                </w:p>
                                <w:p w14:paraId="230BA2BB" w14:textId="77777777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(2) the reduction of the EU tariff revenues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due to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6F1AD672" w14:textId="0FA387AB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i.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T</w:t>
                                  </w: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he enlargements </w:t>
                                  </w:r>
                                </w:p>
                                <w:p w14:paraId="20FE34A2" w14:textId="73AA6759" w:rsidR="00411A41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ii.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WTO</w:t>
                                  </w:r>
                                </w:p>
                                <w:p w14:paraId="471E74F3" w14:textId="3D39705B" w:rsidR="00411A41" w:rsidRPr="00AD4BD5" w:rsidRDefault="00411A41" w:rsidP="00411A4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AD4BD5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iii.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</w:t>
                                  </w:r>
                                  <w:r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reation of FTAs</w:t>
                                  </w:r>
                                </w:p>
                                <w:p w14:paraId="1D033192" w14:textId="77777777" w:rsidR="00411A41" w:rsidRPr="00AD4BD5" w:rsidRDefault="00411A41" w:rsidP="00411A41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49EA5" id="_x0000_s1056" style="position:absolute;left:0;text-align:left;margin-left:2.95pt;margin-top:.6pt;width:120.95pt;height:109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" fillcolor="white [3201]" strokecolor="#0070c0" strokeweight="1pt">
                      <v:textbox>
                        <w:txbxContent>
                          <w:p w14:paraId="0A4B8587" w14:textId="77777777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• In the 1970s and 1980s, 50% of the EU revenues; Now 15%. Their decrease is due to:</w:t>
                            </w:r>
                          </w:p>
                          <w:p w14:paraId="386FC809" w14:textId="77777777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(1) the increase in the absolute size of the EU budget; </w:t>
                            </w:r>
                          </w:p>
                          <w:p w14:paraId="230BA2BB" w14:textId="77777777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(2) the reduction of the EU tariff revenues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due to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6F1AD672" w14:textId="0FA387AB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i.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</w:t>
                            </w: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he enlargements </w:t>
                            </w:r>
                          </w:p>
                          <w:p w14:paraId="20FE34A2" w14:textId="73AA6759" w:rsidR="00411A41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ii.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WTO</w:t>
                            </w:r>
                          </w:p>
                          <w:p w14:paraId="471E74F3" w14:textId="3D39705B" w:rsidR="00411A41" w:rsidRPr="00AD4BD5" w:rsidRDefault="00411A41" w:rsidP="00411A4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AD4BD5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iii.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</w:t>
                            </w:r>
                            <w:r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reation of FTAs</w:t>
                            </w:r>
                          </w:p>
                          <w:p w14:paraId="1D033192" w14:textId="77777777" w:rsidR="00411A41" w:rsidRPr="00AD4BD5" w:rsidRDefault="00411A41" w:rsidP="00411A41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55E15E" w14:textId="33A49DC3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03FCBC1" w14:textId="6E16EE2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0DB64FC" w14:textId="1DA5D19B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1A88BB7" w14:textId="609E5049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A2E887" w14:textId="7777777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532A35" w14:textId="7777777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773EF6F" w14:textId="7777777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A45B1ED" w14:textId="7777777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D574677" w14:textId="77777777" w:rsidR="00411A41" w:rsidRDefault="00411A41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089C7B8" w14:textId="3EC7AD7C" w:rsidR="00782B03" w:rsidRDefault="00782F0D" w:rsidP="00782B0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0325089" wp14:editId="11488E6B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35890</wp:posOffset>
                      </wp:positionV>
                      <wp:extent cx="6050952" cy="272374"/>
                      <wp:effectExtent l="0" t="0" r="6985" b="7620"/>
                      <wp:wrapNone/>
                      <wp:docPr id="17149226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0952" cy="27237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12A689" w14:textId="77777777" w:rsidR="00782F0D" w:rsidRPr="00782F0D" w:rsidRDefault="00782F0D" w:rsidP="00782F0D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782F0D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E. Other resources (around 1% of total): tax on EU staff remuneration, fines paid by companies violating competition rules, bank interests etc.</w:t>
                                  </w:r>
                                </w:p>
                                <w:p w14:paraId="07AAD44F" w14:textId="77777777" w:rsidR="00782F0D" w:rsidRPr="00782F0D" w:rsidRDefault="00782F0D" w:rsidP="00782F0D">
                                  <w:pPr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25089" id="_x0000_s1057" style="position:absolute;left:0;text-align:left;margin-left:2.1pt;margin-top:2.85pt;width:476.45pt;height:21.4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" fillcolor="white [3201]" strokecolor="#00b050" strokeweight="1pt">
                      <v:textbox>
                        <w:txbxContent>
                          <w:p w14:paraId="6712A689" w14:textId="77777777" w:rsidR="00782F0D" w:rsidRPr="00782F0D" w:rsidRDefault="00782F0D" w:rsidP="00782F0D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782F0D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E. Other resources (around 1% of total): tax on EU staff remuneration, fines paid by companies violating competition rules, bank interests etc.</w:t>
                            </w:r>
                          </w:p>
                          <w:p w14:paraId="07AAD44F" w14:textId="77777777" w:rsidR="00782F0D" w:rsidRPr="00782F0D" w:rsidRDefault="00782F0D" w:rsidP="00782F0D">
                            <w:pPr>
                              <w:ind w:left="0"/>
                              <w:jc w:val="center"/>
                              <w:rPr>
                                <w:rFonts w:ascii="Garamond" w:hAnsi="Garamond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688A3FD" w14:textId="77777777" w:rsidR="00782F0D" w:rsidRDefault="00782F0D" w:rsidP="00CD6CD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5A75D5F" w14:textId="77777777" w:rsidR="00CD6CD5" w:rsidRDefault="00CD6CD5" w:rsidP="009B7D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51D4D9" w14:textId="77777777" w:rsidR="00411A41" w:rsidRDefault="00411A41" w:rsidP="009B7D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215C632" w14:textId="5B7EFFF4" w:rsidR="00644ED2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2253BFD" wp14:editId="41E6094E">
                      <wp:simplePos x="0" y="0"/>
                      <wp:positionH relativeFrom="column">
                        <wp:posOffset>4450080</wp:posOffset>
                      </wp:positionH>
                      <wp:positionV relativeFrom="paragraph">
                        <wp:posOffset>144780</wp:posOffset>
                      </wp:positionV>
                      <wp:extent cx="1409700" cy="768350"/>
                      <wp:effectExtent l="0" t="0" r="12700" b="19050"/>
                      <wp:wrapNone/>
                      <wp:docPr id="202761323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768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9BCBDC" w14:textId="65E562B8" w:rsidR="00411A41" w:rsidRPr="00411A41" w:rsidRDefault="00411A41" w:rsidP="00411A4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644ED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New own resource based on taxes on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el-GR"/>
                                    </w:rPr>
                                    <w:t>π</w:t>
                                  </w:r>
                                  <w:r w:rsidRPr="00644ED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of large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MNEs. EC has</w:t>
                                  </w:r>
                                  <w:r w:rsidRPr="00644ED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proposed to send 15% of reallocated profits to EU budget. Plus 0.5% of the 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644ED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tional EU company profit base, an indicator calculated by Eurostat on the basis of the national accounts statistics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53BFD" id="_x0000_s1058" style="position:absolute;left:0;text-align:left;margin-left:350.4pt;margin-top:11.4pt;width:111pt;height:60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" fillcolor="white [3201]" strokecolor="#00b050" strokeweight="1pt">
                      <v:textbox>
                        <w:txbxContent>
                          <w:p w14:paraId="7F9BCBDC" w14:textId="65E562B8" w:rsidR="00411A41" w:rsidRPr="00411A41" w:rsidRDefault="00411A41" w:rsidP="00411A41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644ED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New own resource based on taxes on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π</w:t>
                            </w:r>
                            <w:r w:rsidRPr="00644ED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of large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MNEs. EC has</w:t>
                            </w:r>
                            <w:r w:rsidRPr="00644ED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proposed to send 15% of reallocated profits to EU budget. Plus 0.5% of the 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644ED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tional EU company profit base, an indicator calculated by Eurostat on the basis of the national accounts statistics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1B24823" wp14:editId="30FFC6C9">
                      <wp:simplePos x="0" y="0"/>
                      <wp:positionH relativeFrom="column">
                        <wp:posOffset>2976880</wp:posOffset>
                      </wp:positionH>
                      <wp:positionV relativeFrom="paragraph">
                        <wp:posOffset>144780</wp:posOffset>
                      </wp:positionV>
                      <wp:extent cx="1416050" cy="768350"/>
                      <wp:effectExtent l="0" t="0" r="19050" b="19050"/>
                      <wp:wrapNone/>
                      <wp:docPr id="32846006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6050" cy="768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8900F5" w14:textId="5B91C87F" w:rsidR="00411A41" w:rsidRPr="00411A41" w:rsidRDefault="00411A41" w:rsidP="00411A4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ETS: EU Commission has proposed to send 30% of generated revenues to EU budget.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B24823" id="_x0000_s1059" style="position:absolute;left:0;text-align:left;margin-left:234.4pt;margin-top:11.4pt;width:111.5pt;height:60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" fillcolor="white [3201]" strokecolor="#00b050" strokeweight="1pt">
                      <v:textbox>
                        <w:txbxContent>
                          <w:p w14:paraId="708900F5" w14:textId="5B91C87F" w:rsidR="00411A41" w:rsidRPr="00411A41" w:rsidRDefault="00411A41" w:rsidP="00411A41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ETS: EU Commission has proposed to send 30% of generated revenues to EU budget.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ADA0AF0" wp14:editId="5F79D181">
                      <wp:simplePos x="0" y="0"/>
                      <wp:positionH relativeFrom="column">
                        <wp:posOffset>1529080</wp:posOffset>
                      </wp:positionH>
                      <wp:positionV relativeFrom="paragraph">
                        <wp:posOffset>144780</wp:posOffset>
                      </wp:positionV>
                      <wp:extent cx="1416050" cy="768350"/>
                      <wp:effectExtent l="0" t="0" r="19050" b="19050"/>
                      <wp:wrapNone/>
                      <wp:docPr id="62557926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6050" cy="768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AD6F76" w14:textId="078A9A99" w:rsidR="00411A41" w:rsidRPr="00411A41" w:rsidRDefault="00411A41" w:rsidP="00411A4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CBAM. That is, a tariff on goods produced in countries with less stringent environmental regulation. EU Commission has proposed to send 75% of generated revenues to EU budget.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DA0AF0" id="_x0000_s1060" style="position:absolute;left:0;text-align:left;margin-left:120.4pt;margin-top:11.4pt;width:111.5pt;height:60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" fillcolor="white [3201]" strokecolor="#00b050" strokeweight="1pt">
                      <v:textbox>
                        <w:txbxContent>
                          <w:p w14:paraId="1FAD6F76" w14:textId="078A9A99" w:rsidR="00411A41" w:rsidRPr="00411A41" w:rsidRDefault="00411A41" w:rsidP="00411A41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CBAM. That is, a tariff on goods produced in countries with less stringent environmental regulation. EU Commission has proposed to send 75% of generated revenues to EU budget.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BE3CE2A" wp14:editId="5F671C73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144780</wp:posOffset>
                      </wp:positionV>
                      <wp:extent cx="1416050" cy="768350"/>
                      <wp:effectExtent l="0" t="0" r="19050" b="19050"/>
                      <wp:wrapNone/>
                      <wp:docPr id="210658216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6050" cy="768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063B3C" w14:textId="3A9E3C0B" w:rsidR="00411A41" w:rsidRPr="00411A41" w:rsidRDefault="00411A41" w:rsidP="00411A4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Non-recycled plastic packaging waste based contribution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3CE2A" id="_x0000_s1061" style="position:absolute;left:0;text-align:left;margin-left:6.4pt;margin-top:11.4pt;width:111.5pt;height:60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" fillcolor="white [3201]" strokecolor="#00b050" strokeweight="1pt">
                      <v:textbox>
                        <w:txbxContent>
                          <w:p w14:paraId="6B063B3C" w14:textId="3A9E3C0B" w:rsidR="00411A41" w:rsidRPr="00411A41" w:rsidRDefault="00411A41" w:rsidP="00411A41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Non-recycled plastic packaging waste based contribution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44ED2">
              <w:rPr>
                <w:rFonts w:ascii="Garamond" w:hAnsi="Garamond"/>
                <w:sz w:val="16"/>
                <w:szCs w:val="16"/>
              </w:rPr>
              <w:t>Expanding Eu own resources:</w:t>
            </w:r>
          </w:p>
          <w:p w14:paraId="1178D0BD" w14:textId="309D30F2" w:rsidR="00411A41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82BFB31" w14:textId="55D951E0" w:rsidR="00411A41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66D7E36" w14:textId="195ED83F" w:rsidR="00411A41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E2C7AC" w14:textId="0A124F38" w:rsidR="00411A41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1D6BE4" w14:textId="7BF59E7C" w:rsidR="00411A41" w:rsidRDefault="00411A41" w:rsidP="008574E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C6B1CC2" w14:textId="49129449" w:rsidR="00644ED2" w:rsidRDefault="00411A41" w:rsidP="00411A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A6CEB8A" wp14:editId="11BB58C6">
                      <wp:simplePos x="0" y="0"/>
                      <wp:positionH relativeFrom="column">
                        <wp:posOffset>81281</wp:posOffset>
                      </wp:positionH>
                      <wp:positionV relativeFrom="paragraph">
                        <wp:posOffset>114300</wp:posOffset>
                      </wp:positionV>
                      <wp:extent cx="5746750" cy="272374"/>
                      <wp:effectExtent l="0" t="0" r="19050" b="7620"/>
                      <wp:wrapNone/>
                      <wp:docPr id="188629935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6750" cy="27237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091180" w14:textId="1CC3223F" w:rsidR="00411A41" w:rsidRPr="00411A41" w:rsidRDefault="00411A41" w:rsidP="00411A4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8"/>
                                      <w:szCs w:val="22"/>
                                    </w:rPr>
                                  </w:pPr>
                                  <w:r w:rsidRPr="00411A41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+ Working on introducing other new own resources, possibly a financial transaction tax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CEB8A" id="_x0000_s1062" style="position:absolute;margin-left:6.4pt;margin-top:9pt;width:452.5pt;height:21.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" fillcolor="white [3201]" strokecolor="#00b050" strokeweight="1pt">
                      <v:textbox>
                        <w:txbxContent>
                          <w:p w14:paraId="1F091180" w14:textId="1CC3223F" w:rsidR="00411A41" w:rsidRPr="00411A41" w:rsidRDefault="00411A41" w:rsidP="00411A41">
                            <w:pPr>
                              <w:ind w:left="0"/>
                              <w:rPr>
                                <w:rFonts w:ascii="Garamond" w:hAnsi="Garamond"/>
                                <w:sz w:val="18"/>
                                <w:szCs w:val="22"/>
                              </w:rPr>
                            </w:pPr>
                            <w:r w:rsidRPr="00411A41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+ Working on introducing other new own resources, possibly a financial transaction tax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76DCCE" w14:textId="7D45ED10" w:rsidR="00411A41" w:rsidRDefault="00411A41" w:rsidP="00411A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E2D0ED1" w14:textId="77777777" w:rsidR="00644ED2" w:rsidRDefault="00644ED2" w:rsidP="00644ED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C7757C2" w14:textId="77777777" w:rsidR="00A76687" w:rsidRDefault="00A76687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9623758" w14:textId="77777777" w:rsidR="00A76687" w:rsidRDefault="00A76687" w:rsidP="0017383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8D77D45" w14:textId="4BB3521E" w:rsidR="000161C2" w:rsidRDefault="009B7D21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Inflows: </w:t>
            </w:r>
            <w:r w:rsidR="008574E3" w:rsidRPr="008574E3">
              <w:rPr>
                <w:rFonts w:ascii="Garamond" w:hAnsi="Garamond"/>
                <w:sz w:val="16"/>
                <w:szCs w:val="16"/>
              </w:rPr>
              <w:t>Relatively poorer countries receive relatively more payments (as a % of GDP).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8574E3" w:rsidRPr="008574E3">
              <w:rPr>
                <w:rFonts w:ascii="Garamond" w:hAnsi="Garamond"/>
                <w:sz w:val="16"/>
                <w:szCs w:val="16"/>
              </w:rPr>
              <w:t>This is a natural outcome of EU policies</w:t>
            </w:r>
            <w:r>
              <w:rPr>
                <w:rFonts w:ascii="Garamond" w:hAnsi="Garamond"/>
                <w:sz w:val="16"/>
                <w:szCs w:val="16"/>
              </w:rPr>
              <w:t xml:space="preserve"> (ex. cohesion)</w:t>
            </w:r>
          </w:p>
          <w:p w14:paraId="270F1CE5" w14:textId="1D3E9453" w:rsidR="000161C2" w:rsidRDefault="009B7D21" w:rsidP="000161C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B7D21">
              <w:rPr>
                <w:rFonts w:ascii="Garamond" w:hAnsi="Garamond"/>
                <w:sz w:val="16"/>
                <w:szCs w:val="16"/>
              </w:rPr>
              <w:t xml:space="preserve">Outflows: </w:t>
            </w:r>
            <w:r w:rsidR="008574E3" w:rsidRPr="008574E3">
              <w:rPr>
                <w:rFonts w:ascii="Garamond" w:hAnsi="Garamond"/>
                <w:sz w:val="16"/>
                <w:szCs w:val="16"/>
              </w:rPr>
              <w:t>No progressivity in contributions</w:t>
            </w:r>
            <w:r w:rsidR="000161C2">
              <w:rPr>
                <w:rFonts w:ascii="Garamond" w:hAnsi="Garamond"/>
                <w:sz w:val="16"/>
                <w:szCs w:val="16"/>
              </w:rPr>
              <w:t xml:space="preserve"> (contributions /GDP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≈</m:t>
              </m:r>
            </m:oMath>
            <w:r w:rsidR="000161C2">
              <w:rPr>
                <w:rFonts w:ascii="Garamond" w:hAnsi="Garamond"/>
                <w:sz w:val="16"/>
                <w:szCs w:val="16"/>
              </w:rPr>
              <w:t xml:space="preserve"> 1%)</w:t>
            </w:r>
          </w:p>
          <w:p w14:paraId="09A63544" w14:textId="459C691D" w:rsidR="002C77DB" w:rsidRDefault="000161C2" w:rsidP="00782F0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8574E3">
              <w:rPr>
                <w:rFonts w:ascii="Garamond" w:hAnsi="Garamond"/>
                <w:sz w:val="16"/>
                <w:szCs w:val="16"/>
              </w:rPr>
              <w:t xml:space="preserve">Overall balance is sees a surplus for small east countries, a deficit for west ones. </w:t>
            </w:r>
          </w:p>
          <w:p w14:paraId="7A598227" w14:textId="77777777" w:rsidR="000161C2" w:rsidRPr="00DB150D" w:rsidRDefault="000161C2" w:rsidP="00782F0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020857A" w14:textId="24CEE4D8" w:rsidR="0037176F" w:rsidRPr="00DB150D" w:rsidRDefault="0037176F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Italy</w:t>
            </w:r>
            <w:r w:rsidR="00782F0D">
              <w:rPr>
                <w:rFonts w:ascii="Garamond" w:hAnsi="Garamond"/>
                <w:sz w:val="16"/>
                <w:szCs w:val="16"/>
              </w:rPr>
              <w:t>:</w:t>
            </w:r>
          </w:p>
          <w:p w14:paraId="61A7E11D" w14:textId="6CDB1B13" w:rsidR="0037176F" w:rsidRPr="00DB150D" w:rsidRDefault="00782F0D" w:rsidP="008574E3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Italy has always been a net contributor to the EU budget</w:t>
            </w:r>
            <w:r w:rsidR="008574E3"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Italy has never been bailed out</w:t>
            </w:r>
            <w:r w:rsidR="008574E3"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Italy has always contributed to bail out other</w:t>
            </w:r>
            <w:r w:rsidR="008574E3">
              <w:rPr>
                <w:rFonts w:ascii="Garamond" w:hAnsi="Garamond"/>
                <w:sz w:val="16"/>
                <w:szCs w:val="16"/>
              </w:rPr>
              <w:t>s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07405DB" w14:textId="14C0D0B8" w:rsidR="0037176F" w:rsidRPr="00DB150D" w:rsidRDefault="00782F0D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lastRenderedPageBreak/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Yet... the perception of many external observers is that Italy has been kept alive by, say, German taxpayers</w:t>
            </w:r>
          </w:p>
          <w:p w14:paraId="1CAF40AC" w14:textId="5B199417" w:rsidR="008574E3" w:rsidRPr="00DB150D" w:rsidRDefault="008574E3" w:rsidP="000161C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That is simply not true</w:t>
            </w:r>
            <w:r>
              <w:rPr>
                <w:rFonts w:ascii="Garamond" w:hAnsi="Garamond"/>
                <w:sz w:val="16"/>
                <w:szCs w:val="16"/>
              </w:rPr>
              <w:t xml:space="preserve">. 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It is only with Next Generation EU, as we will see later, that Italy becomes a net beneficiary</w:t>
            </w:r>
            <w:r>
              <w:rPr>
                <w:rFonts w:ascii="Garamond" w:hAnsi="Garamond"/>
                <w:sz w:val="16"/>
                <w:szCs w:val="16"/>
              </w:rPr>
              <w:t>.</w:t>
            </w:r>
          </w:p>
          <w:p w14:paraId="3D2C4706" w14:textId="77777777" w:rsidR="00CD6CD5" w:rsidRDefault="00CD6CD5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B180F4E" w14:textId="77777777" w:rsidR="00CD6CD5" w:rsidRDefault="008574E3" w:rsidP="00CD6CD5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3923AA">
              <w:rPr>
                <w:rFonts w:ascii="Garamond" w:hAnsi="Garamond"/>
                <w:sz w:val="16"/>
                <w:szCs w:val="16"/>
              </w:rPr>
              <w:t>D</w:t>
            </w:r>
            <w:r w:rsidR="0037176F" w:rsidRPr="003923AA">
              <w:rPr>
                <w:rFonts w:ascii="Garamond" w:hAnsi="Garamond"/>
                <w:sz w:val="16"/>
                <w:szCs w:val="16"/>
              </w:rPr>
              <w:t xml:space="preserve">oes it </w:t>
            </w:r>
            <w:r w:rsidRPr="003923AA">
              <w:rPr>
                <w:rFonts w:ascii="Garamond" w:hAnsi="Garamond"/>
                <w:sz w:val="16"/>
                <w:szCs w:val="16"/>
              </w:rPr>
              <w:t xml:space="preserve">actually </w:t>
            </w:r>
            <w:r w:rsidR="0037176F" w:rsidRPr="003923AA">
              <w:rPr>
                <w:rFonts w:ascii="Garamond" w:hAnsi="Garamond"/>
                <w:sz w:val="16"/>
                <w:szCs w:val="16"/>
              </w:rPr>
              <w:t xml:space="preserve">make sense to think </w:t>
            </w:r>
            <w:r w:rsidR="00AB0562" w:rsidRPr="003923AA">
              <w:rPr>
                <w:rFonts w:ascii="Garamond" w:hAnsi="Garamond"/>
                <w:sz w:val="16"/>
                <w:szCs w:val="16"/>
              </w:rPr>
              <w:t>at</w:t>
            </w:r>
            <w:r w:rsidR="0037176F" w:rsidRPr="003923AA">
              <w:rPr>
                <w:rFonts w:ascii="Garamond" w:hAnsi="Garamond"/>
                <w:sz w:val="16"/>
                <w:szCs w:val="16"/>
              </w:rPr>
              <w:t xml:space="preserve"> net balances?</w:t>
            </w:r>
          </w:p>
          <w:p w14:paraId="7D611DD4" w14:textId="228F8A24" w:rsidR="0037176F" w:rsidRDefault="00CD6CD5" w:rsidP="009B7D2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et balances are not a policy objective per se, but a simple outcom</w:t>
            </w:r>
            <w:r w:rsidR="009B7D21">
              <w:rPr>
                <w:rFonts w:ascii="Garamond" w:hAnsi="Garamond"/>
                <w:sz w:val="16"/>
                <w:szCs w:val="16"/>
              </w:rPr>
              <w:t>e of policies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.</w:t>
            </w:r>
            <w:r w:rsidR="00AB0562">
              <w:rPr>
                <w:rFonts w:ascii="Garamond" w:hAnsi="Garamond"/>
                <w:sz w:val="16"/>
                <w:szCs w:val="16"/>
              </w:rPr>
              <w:t xml:space="preserve"> Eu</w:t>
            </w:r>
            <w:r w:rsidR="003923AA">
              <w:rPr>
                <w:rFonts w:ascii="Garamond" w:hAnsi="Garamond"/>
                <w:sz w:val="16"/>
                <w:szCs w:val="16"/>
              </w:rPr>
              <w:t xml:space="preserve"> is </w:t>
            </w:r>
            <w:r w:rsidR="00AB0562">
              <w:rPr>
                <w:rFonts w:ascii="Garamond" w:hAnsi="Garamond"/>
                <w:sz w:val="16"/>
                <w:szCs w:val="16"/>
              </w:rPr>
              <w:t xml:space="preserve">not about a zero sum </w:t>
            </w:r>
            <w:r>
              <w:rPr>
                <w:rFonts w:ascii="Garamond" w:hAnsi="Garamond"/>
                <w:sz w:val="16"/>
                <w:szCs w:val="16"/>
              </w:rPr>
              <w:t>a</w:t>
            </w:r>
            <w:r w:rsidR="003923AA">
              <w:rPr>
                <w:rFonts w:ascii="Garamond" w:hAnsi="Garamond"/>
                <w:sz w:val="16"/>
                <w:szCs w:val="16"/>
              </w:rPr>
              <w:t>ccoun</w:t>
            </w:r>
            <w:r w:rsidR="006D6836">
              <w:rPr>
                <w:rFonts w:ascii="Garamond" w:hAnsi="Garamond"/>
                <w:sz w:val="16"/>
                <w:szCs w:val="16"/>
              </w:rPr>
              <w:t>t</w:t>
            </w:r>
            <w:r w:rsidR="003923AA">
              <w:rPr>
                <w:rFonts w:ascii="Garamond" w:hAnsi="Garamond"/>
                <w:sz w:val="16"/>
                <w:szCs w:val="16"/>
              </w:rPr>
              <w:t xml:space="preserve">ing </w:t>
            </w:r>
            <w:r w:rsidR="00AB0562">
              <w:rPr>
                <w:rFonts w:ascii="Garamond" w:hAnsi="Garamond"/>
                <w:sz w:val="16"/>
                <w:szCs w:val="16"/>
              </w:rPr>
              <w:t xml:space="preserve">game where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the gain of one player comes at the expense of another. </w:t>
            </w:r>
            <w:r>
              <w:rPr>
                <w:rFonts w:ascii="Garamond" w:hAnsi="Garamond"/>
                <w:sz w:val="16"/>
                <w:szCs w:val="16"/>
              </w:rPr>
              <w:t>Accounting games gives no info ‘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relating to the internal market and economic integration, not to mention political stability and security</w:t>
            </w:r>
            <w:r w:rsidR="009B7D21">
              <w:rPr>
                <w:rFonts w:ascii="Garamond" w:hAnsi="Garamond"/>
                <w:sz w:val="16"/>
                <w:szCs w:val="16"/>
              </w:rPr>
              <w:t>’ =</w:t>
            </w:r>
            <w:r w:rsidR="00AB0562">
              <w:rPr>
                <w:rFonts w:ascii="Garamond" w:hAnsi="Garamond"/>
                <w:sz w:val="16"/>
                <w:szCs w:val="16"/>
              </w:rPr>
              <w:t xml:space="preserve">&gt;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The focus on net-balances reflects a narrow inter-governmental, non-solidaristic vision of Europe</w:t>
            </w:r>
            <w:r w:rsidR="00AB0562">
              <w:rPr>
                <w:rFonts w:ascii="Garamond" w:hAnsi="Garamond"/>
                <w:sz w:val="16"/>
                <w:szCs w:val="16"/>
              </w:rPr>
              <w:t xml:space="preserve"> + Economically misses a huge part</w:t>
            </w:r>
          </w:p>
          <w:p w14:paraId="11C23DA9" w14:textId="12A598F4" w:rsidR="0037176F" w:rsidRPr="00DB150D" w:rsidRDefault="00CD6CD5" w:rsidP="00AB0562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Moreover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: EU budget is small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 = peanuts,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very low price for sustaining a large single market, and financing infrastructural investment in relatively poorer countries that end up benefiting also companies in richer countries.</w:t>
            </w:r>
          </w:p>
          <w:p w14:paraId="2E64833A" w14:textId="173B4E08" w:rsidR="00F76ACA" w:rsidRPr="00DB150D" w:rsidRDefault="0037176F" w:rsidP="00C80CC6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069F3EDD" w14:textId="04B1ED17" w:rsidR="0037176F" w:rsidRPr="00DB150D" w:rsidRDefault="00CD6CD5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The corrections negotiated on the revenue side </w:t>
            </w:r>
            <w:r>
              <w:rPr>
                <w:rFonts w:ascii="Garamond" w:hAnsi="Garamond"/>
                <w:sz w:val="16"/>
                <w:szCs w:val="16"/>
              </w:rPr>
              <w:t xml:space="preserve">(GNI)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partially undo the impact of certain expenditure policies. </w:t>
            </w:r>
          </w:p>
          <w:p w14:paraId="263B6267" w14:textId="6050C8CF" w:rsidR="0037176F" w:rsidRPr="00DB150D" w:rsidRDefault="00CD6CD5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The VAT resource has a regressive impact (poorer countries tend to bear a relatively large share), not entirely solved by the 50% capping (benefiting some of the richest countries like </w:t>
            </w:r>
            <w:r w:rsidR="003923AA">
              <w:rPr>
                <w:rFonts w:ascii="Garamond" w:hAnsi="Garamond"/>
                <w:sz w:val="16"/>
                <w:szCs w:val="16"/>
              </w:rPr>
              <w:t>Lux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or </w:t>
            </w:r>
            <w:proofErr w:type="spellStart"/>
            <w:r w:rsidR="003923AA">
              <w:rPr>
                <w:rFonts w:ascii="Garamond" w:hAnsi="Garamond"/>
                <w:sz w:val="16"/>
                <w:szCs w:val="16"/>
              </w:rPr>
              <w:t>Irl</w:t>
            </w:r>
            <w:proofErr w:type="spellEnd"/>
            <w:r w:rsidR="0037176F" w:rsidRPr="00DB150D">
              <w:rPr>
                <w:rFonts w:ascii="Garamond" w:hAnsi="Garamond"/>
                <w:sz w:val="16"/>
                <w:szCs w:val="16"/>
              </w:rPr>
              <w:t>)</w:t>
            </w:r>
          </w:p>
          <w:p w14:paraId="64FDD142" w14:textId="061FD550" w:rsidR="0037176F" w:rsidRPr="00DB150D" w:rsidRDefault="00CD6CD5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Keeping 25% of custom duties as collection fee is arguably too muc</w:t>
            </w:r>
            <w:r w:rsidR="007414B4">
              <w:rPr>
                <w:rFonts w:ascii="Garamond" w:hAnsi="Garamond"/>
                <w:sz w:val="16"/>
                <w:szCs w:val="16"/>
              </w:rPr>
              <w:t>h</w:t>
            </w:r>
          </w:p>
          <w:p w14:paraId="17E84CCF" w14:textId="590EE910" w:rsidR="00C80CC6" w:rsidRPr="00DB150D" w:rsidRDefault="00C80CC6" w:rsidP="005928A6">
            <w:pPr>
              <w:spacing w:before="48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9973C92" w14:textId="3C6FC7B4" w:rsidR="0037176F" w:rsidRPr="00DB150D" w:rsidRDefault="004C2B41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>The financing system is opaque and complex</w:t>
            </w:r>
            <w:r>
              <w:rPr>
                <w:rFonts w:ascii="Garamond" w:hAnsi="Garamond"/>
                <w:sz w:val="16"/>
                <w:szCs w:val="16"/>
              </w:rPr>
              <w:t xml:space="preserve"> (what can citizen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undertand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>…)</w:t>
            </w:r>
          </w:p>
          <w:p w14:paraId="49FB8BAC" w14:textId="61D69DD4" w:rsidR="0037176F" w:rsidRPr="00DB150D" w:rsidRDefault="004C2B41" w:rsidP="0037176F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GNI perceived as national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contrinutions</w:t>
            </w:r>
            <w:proofErr w:type="spellEnd"/>
          </w:p>
          <w:p w14:paraId="69797A2B" w14:textId="30056C46" w:rsidR="005928A6" w:rsidRPr="00DB150D" w:rsidRDefault="004C2B41" w:rsidP="003923AA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3923AA">
              <w:rPr>
                <w:rFonts w:ascii="Garamond" w:hAnsi="Garamond"/>
                <w:sz w:val="16"/>
                <w:szCs w:val="16"/>
              </w:rPr>
              <w:t>Contributions represent an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 expenditure item in national budgets</w:t>
            </w:r>
            <w:r>
              <w:rPr>
                <w:rFonts w:ascii="Garamond" w:hAnsi="Garamond"/>
                <w:sz w:val="16"/>
                <w:szCs w:val="16"/>
              </w:rPr>
              <w:t xml:space="preserve"> (prisoner of Eu budget)</w:t>
            </w:r>
            <w:r w:rsidR="0037176F" w:rsidRPr="00DB150D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7414B4" w:rsidRPr="00DB150D">
              <w:rPr>
                <w:rFonts w:ascii="Garamond" w:hAnsi="Garamond"/>
                <w:sz w:val="16"/>
                <w:szCs w:val="16"/>
              </w:rPr>
              <w:t xml:space="preserve">EC </w:t>
            </w:r>
            <w:proofErr w:type="spellStart"/>
            <w:r>
              <w:rPr>
                <w:rFonts w:ascii="Garamond" w:hAnsi="Garamond"/>
                <w:sz w:val="16"/>
                <w:szCs w:val="16"/>
              </w:rPr>
              <w:t>aks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414B4" w:rsidRPr="00DB150D">
              <w:rPr>
                <w:rFonts w:ascii="Garamond" w:hAnsi="Garamond"/>
                <w:sz w:val="16"/>
                <w:szCs w:val="16"/>
              </w:rPr>
              <w:t>discipline but at the same time needs money.</w:t>
            </w:r>
          </w:p>
          <w:p w14:paraId="1912E615" w14:textId="77777777" w:rsidR="004C2B41" w:rsidRDefault="004C2B41" w:rsidP="004C2B4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48F3B69" w14:textId="3B8D3493" w:rsidR="002E70D1" w:rsidRPr="002E70D1" w:rsidRDefault="002E70D1" w:rsidP="004C2B41">
            <w:pPr>
              <w:spacing w:before="48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2E70D1">
              <w:rPr>
                <w:rFonts w:ascii="Garamond" w:hAnsi="Garamond"/>
                <w:b/>
                <w:bCs/>
                <w:sz w:val="16"/>
                <w:szCs w:val="16"/>
              </w:rPr>
              <w:t>C. Next Generation Eu</w:t>
            </w:r>
          </w:p>
          <w:p w14:paraId="01C19E91" w14:textId="36CBBD05" w:rsidR="003B2CF2" w:rsidRDefault="00BC3A30" w:rsidP="009B7D2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Next Generation EU comes on top of </w:t>
            </w:r>
            <w:r w:rsidR="004C2B41" w:rsidRPr="004C2B41">
              <w:rPr>
                <w:rFonts w:ascii="Garamond" w:hAnsi="Garamond"/>
                <w:sz w:val="16"/>
                <w:szCs w:val="16"/>
              </w:rPr>
              <w:t>a ‘standard’ MFF 2021-2027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, </w:t>
            </w:r>
            <w:r w:rsidR="004C2B41">
              <w:rPr>
                <w:rFonts w:ascii="Garamond" w:hAnsi="Garamond"/>
                <w:sz w:val="16"/>
                <w:szCs w:val="16"/>
              </w:rPr>
              <w:t xml:space="preserve">as a countermeasure to </w:t>
            </w:r>
            <w:r w:rsidRPr="00DB150D">
              <w:rPr>
                <w:rFonts w:ascii="Garamond" w:hAnsi="Garamond"/>
                <w:sz w:val="16"/>
                <w:szCs w:val="16"/>
              </w:rPr>
              <w:t>the COVID-19 crisis</w:t>
            </w:r>
            <w:r w:rsidR="00DA6CB0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 xml:space="preserve"> Even though part of the funds are spent through the MFF categori</w:t>
            </w:r>
            <w:r w:rsidR="00DA6CB0">
              <w:rPr>
                <w:rFonts w:ascii="Garamond" w:hAnsi="Garamond"/>
                <w:sz w:val="16"/>
                <w:szCs w:val="16"/>
              </w:rPr>
              <w:t>es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, they are legally distinguished from the MFF</w:t>
            </w:r>
            <w:r w:rsidR="004C2B4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(i.e., exception to the equilibrium principle)</w:t>
            </w:r>
            <w:r w:rsidR="00DA6CB0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63C38170" w14:textId="77777777" w:rsidR="009B7D21" w:rsidRDefault="009B7D21" w:rsidP="009B7D21">
            <w:pPr>
              <w:spacing w:before="48" w:after="48"/>
              <w:ind w:left="144"/>
              <w:rPr>
                <w:ins w:id="0" w:author="Author"/>
                <w:rFonts w:ascii="Garamond" w:hAnsi="Garamond"/>
                <w:sz w:val="16"/>
                <w:szCs w:val="16"/>
              </w:rPr>
            </w:pPr>
          </w:p>
          <w:p w14:paraId="6A873EB3" w14:textId="293F8005" w:rsidR="002E70D1" w:rsidRDefault="002E70D1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Financing and Expenditure</w:t>
            </w:r>
          </w:p>
          <w:p w14:paraId="5AA89E51" w14:textId="56F3BA17" w:rsidR="00DA6CB0" w:rsidRDefault="00BC3A3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The EU Commission is allowed to borrow on the market 750 </w:t>
            </w:r>
            <w:r w:rsidR="004C2B41">
              <w:rPr>
                <w:rFonts w:ascii="Garamond" w:hAnsi="Garamond"/>
                <w:sz w:val="16"/>
                <w:szCs w:val="16"/>
              </w:rPr>
              <w:t>bn</w:t>
            </w:r>
            <w:r w:rsidR="003B2CF2">
              <w:rPr>
                <w:rFonts w:ascii="Garamond" w:hAnsi="Garamond"/>
                <w:sz w:val="16"/>
                <w:szCs w:val="16"/>
              </w:rPr>
              <w:t>:</w:t>
            </w:r>
          </w:p>
          <w:p w14:paraId="0B66BAEF" w14:textId="5E499F38" w:rsidR="00DA6CB0" w:rsidRPr="00DB150D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Up to 360 </w:t>
            </w:r>
            <w:r w:rsidR="004C2B41">
              <w:rPr>
                <w:rFonts w:ascii="Garamond" w:hAnsi="Garamond"/>
                <w:sz w:val="16"/>
                <w:szCs w:val="16"/>
              </w:rPr>
              <w:t>bn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can be used to provide “loans” </w:t>
            </w:r>
          </w:p>
          <w:p w14:paraId="589DFFAB" w14:textId="2CF836FA" w:rsidR="00DA6CB0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Up to 390 </w:t>
            </w:r>
            <w:r w:rsidR="004C2B41">
              <w:rPr>
                <w:rFonts w:ascii="Garamond" w:hAnsi="Garamond"/>
                <w:sz w:val="16"/>
                <w:szCs w:val="16"/>
              </w:rPr>
              <w:t>bn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can be used to provide “grants” (either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DB150D">
              <w:rPr>
                <w:rFonts w:ascii="Garamond" w:hAnsi="Garamond"/>
                <w:sz w:val="16"/>
                <w:szCs w:val="16"/>
              </w:rPr>
              <w:t>through standard MFF programs, or through RRF...)</w:t>
            </w:r>
          </w:p>
          <w:p w14:paraId="063C280B" w14:textId="77777777" w:rsidR="004C2B41" w:rsidRDefault="004C2B41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65F0956" w14:textId="77777777" w:rsidR="002E70D1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Allocation across countries based on: population, GDP per capita,</w:t>
            </w:r>
          </w:p>
          <w:p w14:paraId="07CD93BD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unemployment, impact of COVID-19</w:t>
            </w:r>
            <w:r w:rsidR="002E70D1"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To clarify: if </w:t>
            </w:r>
            <w:r>
              <w:rPr>
                <w:rFonts w:ascii="Garamond" w:hAnsi="Garamond"/>
                <w:sz w:val="16"/>
                <w:szCs w:val="16"/>
              </w:rPr>
              <w:t>Ger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gets a “loan”</w:t>
            </w:r>
          </w:p>
          <w:p w14:paraId="2281ECC0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 from the EU Commission, this amount contributes to </w:t>
            </w:r>
            <w:r>
              <w:rPr>
                <w:rFonts w:ascii="Garamond" w:hAnsi="Garamond"/>
                <w:sz w:val="16"/>
                <w:szCs w:val="16"/>
              </w:rPr>
              <w:t>Ger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public debt</w:t>
            </w:r>
          </w:p>
          <w:p w14:paraId="3CD89003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 and has to be repaid by </w:t>
            </w:r>
            <w:r>
              <w:rPr>
                <w:rFonts w:ascii="Garamond" w:hAnsi="Garamond"/>
                <w:sz w:val="16"/>
                <w:szCs w:val="16"/>
              </w:rPr>
              <w:t>Ger</w:t>
            </w:r>
            <w:r w:rsidR="004C2B41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3B2CF2">
              <w:rPr>
                <w:rFonts w:ascii="Garamond" w:hAnsi="Garamond"/>
                <w:sz w:val="16"/>
                <w:szCs w:val="16"/>
              </w:rPr>
              <w:t>.</w:t>
            </w:r>
            <w:r w:rsidR="004C2B41">
              <w:rPr>
                <w:rFonts w:ascii="Garamond" w:hAnsi="Garamond"/>
                <w:sz w:val="16"/>
                <w:szCs w:val="16"/>
              </w:rPr>
              <w:t xml:space="preserve">Grants instead are </w:t>
            </w:r>
            <w:proofErr w:type="spellStart"/>
            <w:r w:rsidR="004C2B41">
              <w:rPr>
                <w:rFonts w:ascii="Garamond" w:hAnsi="Garamond"/>
                <w:sz w:val="16"/>
                <w:szCs w:val="16"/>
              </w:rPr>
              <w:t>repaied</w:t>
            </w:r>
            <w:proofErr w:type="spellEnd"/>
            <w:r w:rsidR="004C2B41">
              <w:rPr>
                <w:rFonts w:ascii="Garamond" w:hAnsi="Garamond"/>
                <w:sz w:val="16"/>
                <w:szCs w:val="16"/>
              </w:rPr>
              <w:t xml:space="preserve"> by Eu </w:t>
            </w:r>
            <w:proofErr w:type="spellStart"/>
            <w:r w:rsidRPr="00DB150D">
              <w:rPr>
                <w:rFonts w:ascii="Garamond" w:hAnsi="Garamond"/>
                <w:sz w:val="16"/>
                <w:szCs w:val="16"/>
              </w:rPr>
              <w:t>EU</w:t>
            </w:r>
            <w:proofErr w:type="spellEnd"/>
            <w:r w:rsidR="003B2CF2">
              <w:rPr>
                <w:rFonts w:ascii="Garamond" w:hAnsi="Garamond"/>
                <w:sz w:val="16"/>
                <w:szCs w:val="16"/>
              </w:rPr>
              <w:t>.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7569A427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Since Germany contributes to the own resources of the E</w:t>
            </w:r>
            <w:r w:rsidR="002E70D1">
              <w:rPr>
                <w:rFonts w:ascii="Garamond" w:hAnsi="Garamond"/>
                <w:sz w:val="16"/>
                <w:szCs w:val="16"/>
              </w:rPr>
              <w:t>C</w:t>
            </w:r>
            <w:r w:rsidRPr="00DB150D">
              <w:rPr>
                <w:rFonts w:ascii="Garamond" w:hAnsi="Garamond"/>
                <w:sz w:val="16"/>
                <w:szCs w:val="16"/>
              </w:rPr>
              <w:t>, part of the</w:t>
            </w:r>
          </w:p>
          <w:p w14:paraId="475F8661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 received grant is actually also repaid by Germany itself</w:t>
            </w:r>
            <w:r w:rsidR="003B2CF2">
              <w:rPr>
                <w:rFonts w:ascii="Garamond" w:hAnsi="Garamond"/>
                <w:sz w:val="16"/>
                <w:szCs w:val="16"/>
              </w:rPr>
              <w:t>. T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he net amount </w:t>
            </w:r>
          </w:p>
          <w:p w14:paraId="0E58414E" w14:textId="77777777" w:rsidR="002E70D1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of money received is lower than the grant if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you are a net contributor to </w:t>
            </w:r>
          </w:p>
          <w:p w14:paraId="28EA95F9" w14:textId="36B30F21" w:rsidR="00DA6CB0" w:rsidRDefault="00DA6CB0" w:rsidP="002E70D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the MFF</w:t>
            </w:r>
          </w:p>
          <w:p w14:paraId="55E3F8CD" w14:textId="77777777" w:rsidR="00DA6CB0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885D0B" w14:textId="36F85603" w:rsidR="004C2B41" w:rsidRPr="004C2B41" w:rsidRDefault="004C2B41" w:rsidP="004C2B4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4C2B41">
              <w:rPr>
                <w:rFonts w:ascii="Garamond" w:hAnsi="Garamond"/>
                <w:sz w:val="16"/>
                <w:szCs w:val="16"/>
              </w:rPr>
              <w:t xml:space="preserve">Recovery and Resilience Facility (RRF) 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centerpiece </w:t>
            </w:r>
            <w:r w:rsidRPr="004C2B41">
              <w:rPr>
                <w:rFonts w:ascii="Garamond" w:hAnsi="Garamond"/>
                <w:sz w:val="16"/>
                <w:szCs w:val="16"/>
              </w:rPr>
              <w:t xml:space="preserve">of NGEU &lt;= mainly enters the cohesion resilience and values </w:t>
            </w:r>
            <w:proofErr w:type="spellStart"/>
            <w:r w:rsidRPr="004C2B41">
              <w:rPr>
                <w:rFonts w:ascii="Garamond" w:hAnsi="Garamond"/>
                <w:sz w:val="16"/>
                <w:szCs w:val="16"/>
              </w:rPr>
              <w:t>cathegory</w:t>
            </w:r>
            <w:proofErr w:type="spellEnd"/>
            <w:r w:rsidRPr="004C2B41">
              <w:rPr>
                <w:rFonts w:ascii="Garamond" w:hAnsi="Garamond"/>
                <w:sz w:val="16"/>
                <w:szCs w:val="16"/>
              </w:rPr>
              <w:t xml:space="preserve"> in the MFF.</w:t>
            </w:r>
          </w:p>
          <w:p w14:paraId="41C1E941" w14:textId="291EA8D9" w:rsidR="004C2B41" w:rsidRDefault="004C2B41" w:rsidP="004C2B4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4C2B41">
              <w:rPr>
                <w:rFonts w:ascii="Garamond" w:hAnsi="Garamond"/>
                <w:sz w:val="16"/>
                <w:szCs w:val="16"/>
              </w:rPr>
              <w:t>This accounts for 360bn of loans and 312.5 of grants. Countries need to prepare national recovery and resilience plans for 2021-2023 (PNRR in Italy). These need to be consistent with the country-specific recommendations and contribute to green and digital transitions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4C2B41">
              <w:rPr>
                <w:rFonts w:ascii="Garamond" w:hAnsi="Garamond"/>
                <w:sz w:val="16"/>
                <w:szCs w:val="16"/>
              </w:rPr>
              <w:t xml:space="preserve">. Disbursements approved by Council with </w:t>
            </w:r>
            <w:r w:rsidR="009B7D21">
              <w:rPr>
                <w:rFonts w:ascii="Garamond" w:hAnsi="Garamond"/>
                <w:sz w:val="16"/>
                <w:szCs w:val="16"/>
              </w:rPr>
              <w:t>QMV</w:t>
            </w:r>
            <w:r w:rsidRPr="004C2B41">
              <w:rPr>
                <w:rFonts w:ascii="Garamond" w:hAnsi="Garamond"/>
                <w:sz w:val="16"/>
                <w:szCs w:val="16"/>
              </w:rPr>
              <w:t>, upon reaching targets</w:t>
            </w:r>
          </w:p>
          <w:p w14:paraId="55103773" w14:textId="77777777" w:rsidR="004C2B41" w:rsidRDefault="004C2B41" w:rsidP="004C2B41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2C0FC2" w14:textId="2D084AD1" w:rsidR="00DA6CB0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Funds have to be borrowed and spent by 2026</w:t>
            </w:r>
            <w:r>
              <w:rPr>
                <w:rFonts w:ascii="Garamond" w:hAnsi="Garamond"/>
                <w:sz w:val="16"/>
                <w:szCs w:val="16"/>
              </w:rPr>
              <w:t xml:space="preserve"> (</w:t>
            </w:r>
            <w:r w:rsidRPr="00DB150D">
              <w:rPr>
                <w:rFonts w:ascii="Garamond" w:hAnsi="Garamond"/>
                <w:sz w:val="16"/>
                <w:szCs w:val="16"/>
              </w:rPr>
              <w:t>70% of funds to be used in 2021-2022</w:t>
            </w:r>
            <w:r>
              <w:rPr>
                <w:rFonts w:ascii="Garamond" w:hAnsi="Garamond"/>
                <w:sz w:val="16"/>
                <w:szCs w:val="16"/>
              </w:rPr>
              <w:t xml:space="preserve">, </w:t>
            </w:r>
            <w:r w:rsidRPr="00DB150D">
              <w:rPr>
                <w:rFonts w:ascii="Garamond" w:hAnsi="Garamond"/>
                <w:sz w:val="16"/>
                <w:szCs w:val="16"/>
              </w:rPr>
              <w:t>not achieved!)</w:t>
            </w:r>
          </w:p>
          <w:p w14:paraId="66D7D5A5" w14:textId="19EE8D1F" w:rsidR="00DA6CB0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 xml:space="preserve">At least 37% </w:t>
            </w:r>
            <w:r>
              <w:rPr>
                <w:rFonts w:ascii="Garamond" w:hAnsi="Garamond"/>
                <w:sz w:val="16"/>
                <w:szCs w:val="16"/>
              </w:rPr>
              <w:t xml:space="preserve">in </w:t>
            </w:r>
            <w:r w:rsidRPr="00DB150D">
              <w:rPr>
                <w:rFonts w:ascii="Garamond" w:hAnsi="Garamond"/>
                <w:sz w:val="16"/>
                <w:szCs w:val="16"/>
              </w:rPr>
              <w:t>climate-related projects</w:t>
            </w:r>
            <w:r>
              <w:rPr>
                <w:rFonts w:ascii="Garamond" w:hAnsi="Garamond"/>
                <w:sz w:val="16"/>
                <w:szCs w:val="16"/>
              </w:rPr>
              <w:t>,</w:t>
            </w:r>
            <w:r w:rsidRPr="00DB150D">
              <w:rPr>
                <w:rFonts w:ascii="Garamond" w:hAnsi="Garamond"/>
                <w:sz w:val="16"/>
                <w:szCs w:val="16"/>
              </w:rPr>
              <w:t xml:space="preserve"> 20% in digital transformation</w:t>
            </w:r>
          </w:p>
          <w:p w14:paraId="7ED13A98" w14:textId="77777777" w:rsidR="00DA6CB0" w:rsidRPr="00DB150D" w:rsidRDefault="00DA6CB0" w:rsidP="004C2B4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EA0CD7C" w14:textId="43C5788A" w:rsidR="00DA6CB0" w:rsidRPr="00DB150D" w:rsidRDefault="00DA6CB0" w:rsidP="00DA6CB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DB150D">
              <w:rPr>
                <w:rFonts w:ascii="Garamond" w:hAnsi="Garamond"/>
                <w:sz w:val="16"/>
                <w:szCs w:val="16"/>
              </w:rPr>
              <w:t>According to Commission’s guidelines, money should be spent in:</w:t>
            </w:r>
          </w:p>
          <w:p w14:paraId="19F7DB4D" w14:textId="17F5BEA9" w:rsidR="00DA6CB0" w:rsidRPr="00DB150D" w:rsidRDefault="004C2B41" w:rsidP="00DA6CB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Power up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, </w:t>
            </w:r>
            <w:r w:rsidR="009B7D21" w:rsidRPr="009B7D21">
              <w:rPr>
                <w:rFonts w:ascii="Garamond" w:hAnsi="Garamond"/>
                <w:sz w:val="16"/>
                <w:szCs w:val="16"/>
              </w:rPr>
              <w:t>Recharge and Refuel</w:t>
            </w:r>
          </w:p>
          <w:p w14:paraId="52D3B779" w14:textId="56E0745B" w:rsidR="00DA6CB0" w:rsidRPr="00DB150D" w:rsidRDefault="004C2B41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 xml:space="preserve"> Renovate</w:t>
            </w:r>
            <w:r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private buildings</w:t>
            </w:r>
            <w:r>
              <w:rPr>
                <w:rFonts w:ascii="Garamond" w:hAnsi="Garamond"/>
                <w:sz w:val="16"/>
                <w:szCs w:val="16"/>
              </w:rPr>
              <w:t>)</w:t>
            </w:r>
          </w:p>
          <w:p w14:paraId="32566DE0" w14:textId="40D9FF1F" w:rsidR="00DA6CB0" w:rsidRPr="00DB150D" w:rsidRDefault="004C2B41" w:rsidP="009B7D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="00DA6CB0" w:rsidRPr="00DB150D">
              <w:rPr>
                <w:rFonts w:ascii="Garamond" w:hAnsi="Garamond"/>
                <w:sz w:val="16"/>
                <w:szCs w:val="16"/>
              </w:rPr>
              <w:t>Modernise</w:t>
            </w:r>
            <w:proofErr w:type="spellEnd"/>
            <w:r>
              <w:rPr>
                <w:rFonts w:ascii="Garamond" w:hAnsi="Garamond"/>
                <w:sz w:val="16"/>
                <w:szCs w:val="16"/>
              </w:rPr>
              <w:t xml:space="preserve"> (</w:t>
            </w:r>
            <w:proofErr w:type="spellStart"/>
            <w:r w:rsidR="00DA6CB0" w:rsidRPr="00DB150D">
              <w:rPr>
                <w:rFonts w:ascii="Garamond" w:hAnsi="Garamond"/>
                <w:sz w:val="16"/>
                <w:szCs w:val="16"/>
              </w:rPr>
              <w:t>digitalis</w:t>
            </w:r>
            <w:r w:rsidR="002E70D1">
              <w:rPr>
                <w:rFonts w:ascii="Garamond" w:hAnsi="Garamond"/>
                <w:sz w:val="16"/>
                <w:szCs w:val="16"/>
              </w:rPr>
              <w:t>dig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ation</w:t>
            </w:r>
            <w:proofErr w:type="spellEnd"/>
            <w:r w:rsidR="00DA6CB0" w:rsidRPr="00DB150D">
              <w:rPr>
                <w:rFonts w:ascii="Garamond" w:hAnsi="Garamond"/>
                <w:sz w:val="16"/>
                <w:szCs w:val="16"/>
              </w:rPr>
              <w:t xml:space="preserve"> of public </w:t>
            </w:r>
            <w:proofErr w:type="spellStart"/>
            <w:r w:rsidR="002E70D1">
              <w:rPr>
                <w:rFonts w:ascii="Garamond" w:hAnsi="Garamond"/>
                <w:sz w:val="16"/>
                <w:szCs w:val="16"/>
              </w:rPr>
              <w:t>adm</w:t>
            </w:r>
            <w:proofErr w:type="spellEnd"/>
            <w:r w:rsidR="002E70D1">
              <w:rPr>
                <w:rFonts w:ascii="Garamond" w:hAnsi="Garamond"/>
                <w:sz w:val="16"/>
                <w:szCs w:val="16"/>
              </w:rPr>
              <w:t>/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judicial</w:t>
            </w:r>
            <w:r w:rsidR="002E70D1">
              <w:rPr>
                <w:rFonts w:ascii="Garamond" w:hAnsi="Garamond"/>
                <w:sz w:val="16"/>
                <w:szCs w:val="16"/>
              </w:rPr>
              <w:t xml:space="preserve">/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healthcare</w:t>
            </w:r>
            <w:r>
              <w:rPr>
                <w:rFonts w:ascii="Garamond" w:hAnsi="Garamond"/>
                <w:sz w:val="16"/>
                <w:szCs w:val="16"/>
              </w:rPr>
              <w:t>)</w:t>
            </w:r>
            <w:r w:rsidR="009B7D21">
              <w:rPr>
                <w:rFonts w:ascii="Garamond" w:hAnsi="Garamond"/>
                <w:sz w:val="16"/>
                <w:szCs w:val="16"/>
              </w:rPr>
              <w:t>,</w:t>
            </w:r>
            <w:r w:rsidR="009B7D21" w:rsidRPr="009B7D21">
              <w:rPr>
                <w:rFonts w:ascii="Garamond" w:hAnsi="Garamond"/>
                <w:sz w:val="16"/>
                <w:szCs w:val="16"/>
              </w:rPr>
              <w:t xml:space="preserve"> Connect (5G)</w:t>
            </w:r>
            <w:r w:rsidR="009B7D21">
              <w:rPr>
                <w:rFonts w:ascii="Garamond" w:hAnsi="Garamond"/>
                <w:sz w:val="16"/>
                <w:szCs w:val="16"/>
              </w:rPr>
              <w:t xml:space="preserve">,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Scale-up</w:t>
            </w:r>
            <w:r>
              <w:rPr>
                <w:rFonts w:ascii="Garamond" w:hAnsi="Garamond"/>
                <w:sz w:val="16"/>
                <w:szCs w:val="16"/>
              </w:rPr>
              <w:t xml:space="preserve"> (cloud)</w:t>
            </w:r>
          </w:p>
          <w:p w14:paraId="060BC4F3" w14:textId="5CC61682" w:rsidR="00DA6CB0" w:rsidRDefault="009B7D21" w:rsidP="002905E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DA6CB0" w:rsidRPr="00DB150D">
              <w:rPr>
                <w:rFonts w:ascii="Garamond" w:hAnsi="Garamond"/>
                <w:sz w:val="16"/>
                <w:szCs w:val="16"/>
              </w:rPr>
              <w:t>Reskill and upskill</w:t>
            </w:r>
            <w:r w:rsidR="004C2B41">
              <w:rPr>
                <w:rFonts w:ascii="Garamond" w:hAnsi="Garamond"/>
                <w:sz w:val="16"/>
                <w:szCs w:val="16"/>
              </w:rPr>
              <w:t xml:space="preserve"> (education, vocational training)</w:t>
            </w:r>
          </w:p>
          <w:p w14:paraId="719C26A5" w14:textId="77777777" w:rsidR="00DA6CB0" w:rsidRPr="00DB150D" w:rsidRDefault="00DA6CB0" w:rsidP="003B2CF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F5EB7B7" w14:textId="77777777" w:rsidR="00DA6CB0" w:rsidRPr="00DB150D" w:rsidRDefault="00DA6CB0" w:rsidP="00DA6CB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11C1518" w14:textId="77777777" w:rsidR="00DA6CB0" w:rsidRPr="00DB150D" w:rsidRDefault="00DA6CB0" w:rsidP="00DA6CB0">
            <w:pPr>
              <w:spacing w:before="48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77A63A55" w14:textId="2BB327FA" w:rsidR="004F03F5" w:rsidRPr="004F03F5" w:rsidRDefault="004F03F5" w:rsidP="00EB540E">
      <w:pPr>
        <w:spacing w:before="48" w:after="48"/>
        <w:ind w:left="0"/>
      </w:pPr>
    </w:p>
    <w:sectPr w:rsidR="004F03F5" w:rsidRPr="004F03F5" w:rsidSect="001E52D4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844F" w14:textId="77777777" w:rsidR="00D646EB" w:rsidRDefault="00D646EB" w:rsidP="00F316AD">
      <w:pPr>
        <w:spacing w:before="48" w:after="48"/>
      </w:pPr>
      <w:r>
        <w:separator/>
      </w:r>
    </w:p>
  </w:endnote>
  <w:endnote w:type="continuationSeparator" w:id="0">
    <w:p w14:paraId="450C6E0D" w14:textId="77777777" w:rsidR="00D646EB" w:rsidRDefault="00D646EB" w:rsidP="00F316AD">
      <w:pPr>
        <w:spacing w:before="48" w:after="48"/>
      </w:pPr>
      <w:r>
        <w:continuationSeparator/>
      </w:r>
    </w:p>
  </w:endnote>
  <w:endnote w:type="continuationNotice" w:id="1">
    <w:p w14:paraId="158E0970" w14:textId="77777777" w:rsidR="00D646EB" w:rsidRDefault="00D646EB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1F54" w14:textId="77777777" w:rsidR="00D646EB" w:rsidRDefault="00D646EB" w:rsidP="00F316AD">
      <w:pPr>
        <w:spacing w:before="48" w:after="48"/>
      </w:pPr>
      <w:r>
        <w:separator/>
      </w:r>
    </w:p>
  </w:footnote>
  <w:footnote w:type="continuationSeparator" w:id="0">
    <w:p w14:paraId="227B949F" w14:textId="77777777" w:rsidR="00D646EB" w:rsidRDefault="00D646EB" w:rsidP="00F316AD">
      <w:pPr>
        <w:spacing w:before="48" w:after="48"/>
      </w:pPr>
      <w:r>
        <w:continuationSeparator/>
      </w:r>
    </w:p>
  </w:footnote>
  <w:footnote w:type="continuationNotice" w:id="1">
    <w:p w14:paraId="1F28EF67" w14:textId="77777777" w:rsidR="00D646EB" w:rsidRDefault="00D646EB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3"/>
  </w:num>
  <w:num w:numId="2" w16cid:durableId="422535719">
    <w:abstractNumId w:val="1"/>
  </w:num>
  <w:num w:numId="3" w16cid:durableId="1810049275">
    <w:abstractNumId w:val="2"/>
  </w:num>
  <w:num w:numId="4" w16cid:durableId="70583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9C"/>
    <w:rsid w:val="00000AEC"/>
    <w:rsid w:val="000161C2"/>
    <w:rsid w:val="0002353C"/>
    <w:rsid w:val="000238CE"/>
    <w:rsid w:val="000453C1"/>
    <w:rsid w:val="00054942"/>
    <w:rsid w:val="00057019"/>
    <w:rsid w:val="00064602"/>
    <w:rsid w:val="00065553"/>
    <w:rsid w:val="00077373"/>
    <w:rsid w:val="000B0CFC"/>
    <w:rsid w:val="000B41D5"/>
    <w:rsid w:val="000B4B37"/>
    <w:rsid w:val="000C7781"/>
    <w:rsid w:val="000D7331"/>
    <w:rsid w:val="000E1D44"/>
    <w:rsid w:val="00111D07"/>
    <w:rsid w:val="00137830"/>
    <w:rsid w:val="00137C2D"/>
    <w:rsid w:val="0015252B"/>
    <w:rsid w:val="0016696C"/>
    <w:rsid w:val="00173839"/>
    <w:rsid w:val="00175212"/>
    <w:rsid w:val="00185C64"/>
    <w:rsid w:val="00186FDF"/>
    <w:rsid w:val="00194350"/>
    <w:rsid w:val="001A4DBF"/>
    <w:rsid w:val="001B744B"/>
    <w:rsid w:val="001C4A17"/>
    <w:rsid w:val="001D1459"/>
    <w:rsid w:val="001E52D4"/>
    <w:rsid w:val="0020696E"/>
    <w:rsid w:val="00210701"/>
    <w:rsid w:val="00214991"/>
    <w:rsid w:val="00233215"/>
    <w:rsid w:val="002356A2"/>
    <w:rsid w:val="00260B1C"/>
    <w:rsid w:val="00271A16"/>
    <w:rsid w:val="002745A5"/>
    <w:rsid w:val="00280DBB"/>
    <w:rsid w:val="002905EF"/>
    <w:rsid w:val="00294052"/>
    <w:rsid w:val="0029770D"/>
    <w:rsid w:val="002A1557"/>
    <w:rsid w:val="002A55A6"/>
    <w:rsid w:val="002A6308"/>
    <w:rsid w:val="002B70A3"/>
    <w:rsid w:val="002B78C4"/>
    <w:rsid w:val="002C77DB"/>
    <w:rsid w:val="002D12DA"/>
    <w:rsid w:val="002D26A9"/>
    <w:rsid w:val="002D63F6"/>
    <w:rsid w:val="002E70D1"/>
    <w:rsid w:val="002F042C"/>
    <w:rsid w:val="003019B2"/>
    <w:rsid w:val="00302469"/>
    <w:rsid w:val="00311FD2"/>
    <w:rsid w:val="003220F2"/>
    <w:rsid w:val="0033248B"/>
    <w:rsid w:val="003334FA"/>
    <w:rsid w:val="0033477F"/>
    <w:rsid w:val="00343AB3"/>
    <w:rsid w:val="00343D29"/>
    <w:rsid w:val="0034688D"/>
    <w:rsid w:val="0035351F"/>
    <w:rsid w:val="00366C2A"/>
    <w:rsid w:val="0037176F"/>
    <w:rsid w:val="003734A5"/>
    <w:rsid w:val="003923AA"/>
    <w:rsid w:val="003977A5"/>
    <w:rsid w:val="003A08F7"/>
    <w:rsid w:val="003A4ADA"/>
    <w:rsid w:val="003B2CF2"/>
    <w:rsid w:val="003E7565"/>
    <w:rsid w:val="003F2D42"/>
    <w:rsid w:val="0040233B"/>
    <w:rsid w:val="00403260"/>
    <w:rsid w:val="00411A41"/>
    <w:rsid w:val="00413B5C"/>
    <w:rsid w:val="00414E22"/>
    <w:rsid w:val="00446803"/>
    <w:rsid w:val="00470807"/>
    <w:rsid w:val="00471FD0"/>
    <w:rsid w:val="004739B6"/>
    <w:rsid w:val="00481994"/>
    <w:rsid w:val="004B00B5"/>
    <w:rsid w:val="004B5F10"/>
    <w:rsid w:val="004C2B41"/>
    <w:rsid w:val="004D3A4C"/>
    <w:rsid w:val="004E6F1D"/>
    <w:rsid w:val="004F03F5"/>
    <w:rsid w:val="004F531F"/>
    <w:rsid w:val="00502AF4"/>
    <w:rsid w:val="00511A6E"/>
    <w:rsid w:val="0052687C"/>
    <w:rsid w:val="005630CF"/>
    <w:rsid w:val="00566B82"/>
    <w:rsid w:val="0057534A"/>
    <w:rsid w:val="00576F90"/>
    <w:rsid w:val="005928A6"/>
    <w:rsid w:val="005B31E1"/>
    <w:rsid w:val="005C0BE7"/>
    <w:rsid w:val="005E4B65"/>
    <w:rsid w:val="005F7972"/>
    <w:rsid w:val="00605A5B"/>
    <w:rsid w:val="00611CD0"/>
    <w:rsid w:val="006145F8"/>
    <w:rsid w:val="00644ED2"/>
    <w:rsid w:val="00647EE2"/>
    <w:rsid w:val="006739BE"/>
    <w:rsid w:val="00691022"/>
    <w:rsid w:val="00692B82"/>
    <w:rsid w:val="006B7F2C"/>
    <w:rsid w:val="006C60E6"/>
    <w:rsid w:val="006D6836"/>
    <w:rsid w:val="006E5801"/>
    <w:rsid w:val="006E70D3"/>
    <w:rsid w:val="006F13AA"/>
    <w:rsid w:val="006F4E73"/>
    <w:rsid w:val="007127A0"/>
    <w:rsid w:val="007302D3"/>
    <w:rsid w:val="007414B4"/>
    <w:rsid w:val="00742A54"/>
    <w:rsid w:val="00782B03"/>
    <w:rsid w:val="00782F0D"/>
    <w:rsid w:val="007A3D57"/>
    <w:rsid w:val="007B0F94"/>
    <w:rsid w:val="007B1EAB"/>
    <w:rsid w:val="007B3957"/>
    <w:rsid w:val="007C4CE7"/>
    <w:rsid w:val="007C78AC"/>
    <w:rsid w:val="008007A8"/>
    <w:rsid w:val="00824DD0"/>
    <w:rsid w:val="00837F43"/>
    <w:rsid w:val="0084513D"/>
    <w:rsid w:val="0084569D"/>
    <w:rsid w:val="0084757D"/>
    <w:rsid w:val="00852412"/>
    <w:rsid w:val="008574E3"/>
    <w:rsid w:val="00872A76"/>
    <w:rsid w:val="008A01CE"/>
    <w:rsid w:val="008C5144"/>
    <w:rsid w:val="008D0091"/>
    <w:rsid w:val="008D2E29"/>
    <w:rsid w:val="008D77FC"/>
    <w:rsid w:val="008F5A32"/>
    <w:rsid w:val="009079F3"/>
    <w:rsid w:val="00921952"/>
    <w:rsid w:val="00927425"/>
    <w:rsid w:val="009538EE"/>
    <w:rsid w:val="00956C05"/>
    <w:rsid w:val="009602E7"/>
    <w:rsid w:val="009677F1"/>
    <w:rsid w:val="0097025A"/>
    <w:rsid w:val="009A7E48"/>
    <w:rsid w:val="009B506F"/>
    <w:rsid w:val="009B7D21"/>
    <w:rsid w:val="009C0059"/>
    <w:rsid w:val="009C0C11"/>
    <w:rsid w:val="009D1B58"/>
    <w:rsid w:val="009E6971"/>
    <w:rsid w:val="009F162D"/>
    <w:rsid w:val="009F399C"/>
    <w:rsid w:val="009F6F67"/>
    <w:rsid w:val="009F7885"/>
    <w:rsid w:val="00A005D6"/>
    <w:rsid w:val="00A03035"/>
    <w:rsid w:val="00A05F52"/>
    <w:rsid w:val="00A107D9"/>
    <w:rsid w:val="00A10C09"/>
    <w:rsid w:val="00A134EE"/>
    <w:rsid w:val="00A23870"/>
    <w:rsid w:val="00A24B78"/>
    <w:rsid w:val="00A32A98"/>
    <w:rsid w:val="00A41E73"/>
    <w:rsid w:val="00A45F23"/>
    <w:rsid w:val="00A63F8D"/>
    <w:rsid w:val="00A73DEB"/>
    <w:rsid w:val="00A76687"/>
    <w:rsid w:val="00A76A25"/>
    <w:rsid w:val="00A77921"/>
    <w:rsid w:val="00A8510E"/>
    <w:rsid w:val="00AA3EF7"/>
    <w:rsid w:val="00AB0562"/>
    <w:rsid w:val="00AB087A"/>
    <w:rsid w:val="00AC0430"/>
    <w:rsid w:val="00AD4BD5"/>
    <w:rsid w:val="00B1661D"/>
    <w:rsid w:val="00B27102"/>
    <w:rsid w:val="00B37957"/>
    <w:rsid w:val="00B471FA"/>
    <w:rsid w:val="00B575FB"/>
    <w:rsid w:val="00B80A61"/>
    <w:rsid w:val="00B97EDB"/>
    <w:rsid w:val="00BA354D"/>
    <w:rsid w:val="00BC3A30"/>
    <w:rsid w:val="00BD02B3"/>
    <w:rsid w:val="00BF1970"/>
    <w:rsid w:val="00BF7B29"/>
    <w:rsid w:val="00C064CA"/>
    <w:rsid w:val="00C1095A"/>
    <w:rsid w:val="00C167E2"/>
    <w:rsid w:val="00C175ED"/>
    <w:rsid w:val="00C36587"/>
    <w:rsid w:val="00C55791"/>
    <w:rsid w:val="00C55A77"/>
    <w:rsid w:val="00C55D85"/>
    <w:rsid w:val="00C77211"/>
    <w:rsid w:val="00C80CC6"/>
    <w:rsid w:val="00C93D9C"/>
    <w:rsid w:val="00CA2273"/>
    <w:rsid w:val="00CD008D"/>
    <w:rsid w:val="00CD50FD"/>
    <w:rsid w:val="00CD6CD5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646EB"/>
    <w:rsid w:val="00D834F0"/>
    <w:rsid w:val="00D850A8"/>
    <w:rsid w:val="00D94430"/>
    <w:rsid w:val="00DA6CB0"/>
    <w:rsid w:val="00DB150D"/>
    <w:rsid w:val="00DC0B63"/>
    <w:rsid w:val="00DC715A"/>
    <w:rsid w:val="00DD4639"/>
    <w:rsid w:val="00DD5D7B"/>
    <w:rsid w:val="00DE7CC5"/>
    <w:rsid w:val="00DF7DF8"/>
    <w:rsid w:val="00E05A8E"/>
    <w:rsid w:val="00E10F01"/>
    <w:rsid w:val="00E11608"/>
    <w:rsid w:val="00E30BDB"/>
    <w:rsid w:val="00E61BAC"/>
    <w:rsid w:val="00E62D43"/>
    <w:rsid w:val="00E842E3"/>
    <w:rsid w:val="00EB3739"/>
    <w:rsid w:val="00EB540E"/>
    <w:rsid w:val="00EB7056"/>
    <w:rsid w:val="00ED02E8"/>
    <w:rsid w:val="00EE2991"/>
    <w:rsid w:val="00EE2BDB"/>
    <w:rsid w:val="00F012B4"/>
    <w:rsid w:val="00F316AD"/>
    <w:rsid w:val="00F42EBA"/>
    <w:rsid w:val="00F4501B"/>
    <w:rsid w:val="00F4615D"/>
    <w:rsid w:val="00F54186"/>
    <w:rsid w:val="00F71DD0"/>
    <w:rsid w:val="00F7416C"/>
    <w:rsid w:val="00F76ACA"/>
    <w:rsid w:val="00F91E10"/>
    <w:rsid w:val="00F974B4"/>
    <w:rsid w:val="00FA5D43"/>
    <w:rsid w:val="00FB34EE"/>
    <w:rsid w:val="00FC78EE"/>
    <w:rsid w:val="00FD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920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paragraph" w:styleId="Revision">
    <w:name w:val="Revision"/>
    <w:hidden/>
    <w:uiPriority w:val="99"/>
    <w:semiHidden/>
    <w:rsid w:val="002E70D1"/>
    <w:pPr>
      <w:ind w:left="0"/>
    </w:pPr>
    <w:rPr>
      <w:color w:val="404040" w:themeColor="text1" w:themeTint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3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3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4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2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0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8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3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9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6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8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5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5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6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1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0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0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2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2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4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8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4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2024-03-20T23:22:00Z</dcterms:created>
  <dcterms:modified xsi:type="dcterms:W3CDTF">2025-02-13T11:10:00Z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